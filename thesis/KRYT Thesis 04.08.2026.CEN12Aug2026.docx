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0ACCD" w14:textId="77777777" w:rsidR="00A106A1" w:rsidRPr="00FF1900" w:rsidRDefault="00A106A1" w:rsidP="00FF1900">
      <w:pPr>
        <w:spacing w:line="360" w:lineRule="auto"/>
        <w:rPr>
          <w:rFonts w:ascii="Helvetica" w:hAnsi="Helvetica" w:cs="Calibri"/>
          <w:b/>
          <w:bCs/>
          <w:color w:val="000000" w:themeColor="text1"/>
        </w:rPr>
      </w:pPr>
    </w:p>
    <w:p w14:paraId="617626AF" w14:textId="79A7EC58" w:rsidR="00A106A1" w:rsidRPr="00FF1900" w:rsidRDefault="00A106A1" w:rsidP="002C6AEE">
      <w:pPr>
        <w:spacing w:line="360" w:lineRule="auto"/>
        <w:jc w:val="center"/>
        <w:rPr>
          <w:rFonts w:ascii="Times New Roman" w:hAnsi="Times New Roman" w:cs="Times New Roman"/>
          <w:b/>
          <w:bCs/>
          <w:color w:val="000000" w:themeColor="text1"/>
        </w:rPr>
      </w:pPr>
      <w:r w:rsidRPr="00FF1900">
        <w:rPr>
          <w:rFonts w:ascii="Times New Roman" w:hAnsi="Times New Roman" w:cs="Times New Roman"/>
          <w:b/>
          <w:bCs/>
          <w:color w:val="000000" w:themeColor="text1"/>
        </w:rPr>
        <w:t>EXPERIMENTAL CORAL REEF MESOCOSMS ENRICHED IN MACROALGAE EXHIBIT MICROBIALIZATION.</w:t>
      </w:r>
    </w:p>
    <w:p w14:paraId="6985BF51" w14:textId="77777777" w:rsidR="00A106A1" w:rsidRPr="00FF1900" w:rsidRDefault="00A106A1" w:rsidP="00934F70">
      <w:pPr>
        <w:spacing w:line="360" w:lineRule="auto"/>
        <w:jc w:val="center"/>
        <w:rPr>
          <w:rFonts w:ascii="Times New Roman" w:hAnsi="Times New Roman" w:cs="Times New Roman"/>
          <w:color w:val="000000" w:themeColor="text1"/>
        </w:rPr>
      </w:pPr>
    </w:p>
    <w:p w14:paraId="3BE7DA75" w14:textId="21D1DB23" w:rsidR="00A106A1" w:rsidRPr="00FF1900" w:rsidRDefault="00A106A1" w:rsidP="00FF190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A THESIS SUBMITTED TO THE GRADUATE DIVISION OF  THE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UNIVERSITY OF HAWAI‘I AT MĀNOA IN PARTIAL FULFILLMENT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OF THE REQUIREMENTS FOR THE DEGREE OF</w:t>
      </w:r>
    </w:p>
    <w:p w14:paraId="5D4DC48D" w14:textId="77777777" w:rsidR="00A106A1" w:rsidRPr="00FF1900" w:rsidRDefault="00A106A1" w:rsidP="00934F70">
      <w:pPr>
        <w:spacing w:line="360" w:lineRule="auto"/>
        <w:jc w:val="center"/>
        <w:rPr>
          <w:rFonts w:ascii="Times New Roman" w:hAnsi="Times New Roman" w:cs="Times New Roman"/>
          <w:color w:val="000000" w:themeColor="text1"/>
        </w:rPr>
      </w:pPr>
    </w:p>
    <w:p w14:paraId="6A2FC1B0" w14:textId="620DA2FE" w:rsidR="00A106A1" w:rsidRPr="00FF1900" w:rsidRDefault="00A106A1" w:rsidP="00FF1900">
      <w:pPr>
        <w:spacing w:line="24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 xml:space="preserve">MASTER OF SCIENCE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IN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OCEANOGRAPHY</w:t>
      </w:r>
    </w:p>
    <w:p w14:paraId="506FD7DA" w14:textId="77777777" w:rsidR="00FF1900" w:rsidRPr="00FF1900" w:rsidRDefault="00FF1900" w:rsidP="00934F70">
      <w:pPr>
        <w:spacing w:line="360" w:lineRule="auto"/>
        <w:jc w:val="center"/>
        <w:rPr>
          <w:rFonts w:ascii="Times New Roman" w:hAnsi="Times New Roman" w:cs="Times New Roman"/>
          <w:color w:val="000000" w:themeColor="text1"/>
        </w:rPr>
      </w:pPr>
    </w:p>
    <w:p w14:paraId="37328D70" w14:textId="77777777" w:rsidR="00FF1900" w:rsidRPr="00FF1900" w:rsidRDefault="00FF1900" w:rsidP="00934F70">
      <w:pPr>
        <w:spacing w:line="360" w:lineRule="auto"/>
        <w:jc w:val="center"/>
        <w:rPr>
          <w:rFonts w:ascii="Times New Roman" w:hAnsi="Times New Roman" w:cs="Times New Roman"/>
          <w:color w:val="000000" w:themeColor="text1"/>
        </w:rPr>
      </w:pPr>
    </w:p>
    <w:p w14:paraId="6636EA76" w14:textId="7B040B61" w:rsidR="00A106A1" w:rsidRPr="00FF1900" w:rsidRDefault="00A106A1" w:rsidP="00FF1900">
      <w:pPr>
        <w:spacing w:line="276"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AUGUST 2026</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By</w:t>
      </w:r>
    </w:p>
    <w:p w14:paraId="5BD3BA76" w14:textId="68696A20" w:rsidR="00A106A1" w:rsidRPr="00FF1900" w:rsidRDefault="00A106A1" w:rsidP="002C6AEE">
      <w:pPr>
        <w:spacing w:line="276" w:lineRule="auto"/>
        <w:jc w:val="center"/>
        <w:rPr>
          <w:rFonts w:ascii="Times New Roman" w:hAnsi="Times New Roman" w:cs="Times New Roman"/>
          <w:b/>
          <w:bCs/>
          <w:color w:val="000000" w:themeColor="text1"/>
        </w:rPr>
      </w:pPr>
      <w:r w:rsidRPr="00FF1900">
        <w:rPr>
          <w:rFonts w:ascii="Times New Roman" w:hAnsi="Times New Roman" w:cs="Times New Roman"/>
          <w:b/>
          <w:bCs/>
          <w:color w:val="000000" w:themeColor="text1"/>
        </w:rPr>
        <w:t>Keanu G. Rochette-Yu Tsuen</w:t>
      </w:r>
    </w:p>
    <w:p w14:paraId="68A03F0B" w14:textId="77777777" w:rsidR="00FF1900" w:rsidRPr="00FF1900" w:rsidRDefault="00FF1900" w:rsidP="002C6AEE">
      <w:pPr>
        <w:spacing w:line="360" w:lineRule="auto"/>
        <w:jc w:val="center"/>
        <w:rPr>
          <w:rFonts w:ascii="Times New Roman" w:hAnsi="Times New Roman" w:cs="Times New Roman"/>
          <w:b/>
          <w:bCs/>
          <w:color w:val="000000" w:themeColor="text1"/>
        </w:rPr>
      </w:pPr>
    </w:p>
    <w:p w14:paraId="62138615" w14:textId="77777777" w:rsidR="00FF1900" w:rsidRPr="00FF1900" w:rsidRDefault="00FF1900" w:rsidP="002C6AEE">
      <w:pPr>
        <w:spacing w:line="360" w:lineRule="auto"/>
        <w:jc w:val="center"/>
        <w:rPr>
          <w:rFonts w:ascii="Times New Roman" w:hAnsi="Times New Roman" w:cs="Times New Roman"/>
          <w:b/>
          <w:bCs/>
          <w:color w:val="000000" w:themeColor="text1"/>
        </w:rPr>
      </w:pPr>
    </w:p>
    <w:p w14:paraId="64A53095" w14:textId="77777777" w:rsidR="00A106A1" w:rsidRPr="00FF1900" w:rsidRDefault="00A106A1" w:rsidP="00934F7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Thesis Committee:</w:t>
      </w:r>
    </w:p>
    <w:p w14:paraId="46A36852" w14:textId="67D2A39F" w:rsidR="00A106A1" w:rsidRPr="00FF1900" w:rsidRDefault="00A106A1" w:rsidP="00FF1900">
      <w:pPr>
        <w:spacing w:line="360" w:lineRule="auto"/>
        <w:jc w:val="center"/>
        <w:rPr>
          <w:rFonts w:ascii="Times New Roman" w:hAnsi="Times New Roman" w:cs="Times New Roman"/>
          <w:color w:val="000000" w:themeColor="text1"/>
        </w:rPr>
      </w:pPr>
      <w:r w:rsidRPr="00FF1900">
        <w:rPr>
          <w:rFonts w:ascii="Times New Roman" w:hAnsi="Times New Roman" w:cs="Times New Roman"/>
          <w:color w:val="000000" w:themeColor="text1"/>
        </w:rPr>
        <w:t>Craig Nelson, Chairperson</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 xml:space="preserve">Nyssa Silbiger </w:t>
      </w:r>
      <w:r w:rsidR="00FF1900" w:rsidRPr="00FF1900">
        <w:rPr>
          <w:rFonts w:ascii="Times New Roman" w:hAnsi="Times New Roman" w:cs="Times New Roman"/>
          <w:color w:val="000000" w:themeColor="text1"/>
        </w:rPr>
        <w:br/>
      </w:r>
      <w:r w:rsidRPr="00FF1900">
        <w:rPr>
          <w:rFonts w:ascii="Times New Roman" w:hAnsi="Times New Roman" w:cs="Times New Roman"/>
          <w:color w:val="000000" w:themeColor="text1"/>
        </w:rPr>
        <w:t>Nicholas Hawco</w:t>
      </w:r>
    </w:p>
    <w:p w14:paraId="00AC1BA9" w14:textId="77777777" w:rsidR="002C6AEE" w:rsidRPr="00FF1900" w:rsidRDefault="002C6AEE" w:rsidP="00FF1900">
      <w:pPr>
        <w:spacing w:line="360" w:lineRule="auto"/>
        <w:rPr>
          <w:rFonts w:ascii="Times New Roman" w:hAnsi="Times New Roman" w:cs="Times New Roman"/>
          <w:color w:val="000000" w:themeColor="text1"/>
        </w:rPr>
      </w:pPr>
    </w:p>
    <w:p w14:paraId="5F5F4EC8" w14:textId="434982ED" w:rsidR="00A106A1" w:rsidRPr="00055C22" w:rsidRDefault="00A106A1" w:rsidP="002C6AEE">
      <w:pPr>
        <w:spacing w:line="360" w:lineRule="auto"/>
        <w:jc w:val="center"/>
        <w:rPr>
          <w:rFonts w:ascii="Times New Roman" w:hAnsi="Times New Roman" w:cs="Times New Roman"/>
          <w:color w:val="000000" w:themeColor="text1"/>
          <w:lang w:val="en-US"/>
          <w:rPrChange w:id="0" w:author="Craig Nelson" w:date="2026-08-12T16:58:00Z" w16du:dateUtc="2026-08-13T02:58:00Z">
            <w:rPr>
              <w:rFonts w:ascii="Times New Roman" w:hAnsi="Times New Roman" w:cs="Times New Roman"/>
              <w:color w:val="000000" w:themeColor="text1"/>
            </w:rPr>
          </w:rPrChange>
        </w:rPr>
      </w:pPr>
      <w:r w:rsidRPr="00FF1900">
        <w:rPr>
          <w:rFonts w:ascii="Times New Roman" w:hAnsi="Times New Roman" w:cs="Times New Roman"/>
          <w:color w:val="000000" w:themeColor="text1"/>
        </w:rPr>
        <w:t xml:space="preserve">Keywords: </w:t>
      </w:r>
      <w:ins w:id="1" w:author="Craig Nelson" w:date="2026-08-12T16:57:00Z" w16du:dateUtc="2026-08-13T02:57:00Z">
        <w:r w:rsidR="00055C22">
          <w:rPr>
            <w:rFonts w:ascii="Times New Roman" w:hAnsi="Times New Roman" w:cs="Times New Roman"/>
            <w:color w:val="000000" w:themeColor="text1"/>
            <w:lang w:val="en-US"/>
          </w:rPr>
          <w:t xml:space="preserve">Coral Reef, </w:t>
        </w:r>
      </w:ins>
      <w:r w:rsidRPr="00FF1900">
        <w:rPr>
          <w:rFonts w:ascii="Times New Roman" w:hAnsi="Times New Roman" w:cs="Times New Roman"/>
          <w:color w:val="000000" w:themeColor="text1"/>
        </w:rPr>
        <w:t xml:space="preserve">Microbialization, Phase Shifts, Microbial Communities, </w:t>
      </w:r>
      <w:del w:id="2" w:author="Craig Nelson" w:date="2026-08-12T16:58:00Z" w16du:dateUtc="2026-08-13T02:58:00Z">
        <w:r w:rsidRPr="00FF1900" w:rsidDel="00055C22">
          <w:rPr>
            <w:rFonts w:ascii="Times New Roman" w:hAnsi="Times New Roman" w:cs="Times New Roman"/>
            <w:color w:val="000000" w:themeColor="text1"/>
          </w:rPr>
          <w:delText>Biogeochemistry</w:delText>
        </w:r>
      </w:del>
      <w:ins w:id="3" w:author="Craig Nelson" w:date="2026-08-12T16:58:00Z" w16du:dateUtc="2026-08-13T02:58:00Z">
        <w:r w:rsidR="00055C22">
          <w:rPr>
            <w:rFonts w:ascii="Times New Roman" w:hAnsi="Times New Roman" w:cs="Times New Roman"/>
            <w:color w:val="000000" w:themeColor="text1"/>
            <w:lang w:val="en-US"/>
          </w:rPr>
          <w:t>Organic Matter</w:t>
        </w:r>
      </w:ins>
    </w:p>
    <w:p w14:paraId="084DCFDF" w14:textId="77777777" w:rsidR="00A106A1" w:rsidRPr="00F0557B" w:rsidRDefault="00A106A1" w:rsidP="00934F70">
      <w:pPr>
        <w:spacing w:line="360" w:lineRule="auto"/>
        <w:rPr>
          <w:rFonts w:ascii="Calibri" w:hAnsi="Calibri" w:cs="Calibri"/>
          <w:color w:val="000000" w:themeColor="text1"/>
        </w:rPr>
      </w:pPr>
    </w:p>
    <w:p w14:paraId="332E5E35" w14:textId="77777777" w:rsidR="00A106A1" w:rsidRPr="00F0557B" w:rsidRDefault="00A106A1" w:rsidP="00934F70">
      <w:pPr>
        <w:spacing w:line="360" w:lineRule="auto"/>
        <w:rPr>
          <w:rFonts w:ascii="Calibri" w:hAnsi="Calibri" w:cs="Calibri"/>
          <w:color w:val="000000" w:themeColor="text1"/>
        </w:rPr>
      </w:pPr>
    </w:p>
    <w:p w14:paraId="1066673F" w14:textId="77777777" w:rsidR="00A106A1" w:rsidRPr="00F0557B" w:rsidRDefault="00A106A1" w:rsidP="00934F70">
      <w:pPr>
        <w:spacing w:line="360" w:lineRule="auto"/>
        <w:rPr>
          <w:rFonts w:ascii="Calibri" w:hAnsi="Calibri" w:cs="Calibri"/>
          <w:color w:val="000000" w:themeColor="text1"/>
        </w:rPr>
      </w:pPr>
    </w:p>
    <w:p w14:paraId="0D68C60C" w14:textId="77777777" w:rsidR="00A106A1" w:rsidRPr="00F0557B" w:rsidRDefault="00A106A1" w:rsidP="00934F70">
      <w:pPr>
        <w:spacing w:line="360" w:lineRule="auto"/>
        <w:rPr>
          <w:rFonts w:ascii="Calibri" w:hAnsi="Calibri" w:cs="Calibri"/>
          <w:color w:val="000000" w:themeColor="text1"/>
        </w:rPr>
      </w:pPr>
    </w:p>
    <w:p w14:paraId="352C14D7" w14:textId="77777777" w:rsidR="00A106A1" w:rsidRPr="00F0557B" w:rsidRDefault="00A106A1" w:rsidP="00934F70">
      <w:pPr>
        <w:spacing w:line="360" w:lineRule="auto"/>
        <w:rPr>
          <w:rFonts w:ascii="Calibri" w:hAnsi="Calibri" w:cs="Calibri"/>
          <w:color w:val="000000" w:themeColor="text1"/>
        </w:rPr>
      </w:pPr>
    </w:p>
    <w:p w14:paraId="62226ED3" w14:textId="77777777" w:rsidR="00A106A1" w:rsidRPr="00F0557B" w:rsidRDefault="00A106A1" w:rsidP="00934F70">
      <w:pPr>
        <w:spacing w:line="360" w:lineRule="auto"/>
        <w:rPr>
          <w:rFonts w:ascii="Calibri" w:hAnsi="Calibri" w:cs="Calibri"/>
          <w:color w:val="000000" w:themeColor="text1"/>
        </w:rPr>
      </w:pPr>
    </w:p>
    <w:p w14:paraId="2174C57F" w14:textId="77777777" w:rsidR="00A106A1" w:rsidRPr="00F0557B" w:rsidRDefault="00A106A1" w:rsidP="00934F70">
      <w:pPr>
        <w:spacing w:line="360" w:lineRule="auto"/>
        <w:rPr>
          <w:rFonts w:ascii="Calibri" w:hAnsi="Calibri" w:cs="Calibri"/>
          <w:color w:val="000000" w:themeColor="text1"/>
        </w:rPr>
      </w:pPr>
    </w:p>
    <w:p w14:paraId="2144EC6F" w14:textId="77777777" w:rsidR="00A106A1" w:rsidRPr="00F0557B" w:rsidRDefault="00A106A1" w:rsidP="00934F70">
      <w:pPr>
        <w:spacing w:line="360" w:lineRule="auto"/>
        <w:rPr>
          <w:rFonts w:ascii="Calibri" w:hAnsi="Calibri" w:cs="Calibri"/>
          <w:color w:val="000000" w:themeColor="text1"/>
        </w:rPr>
      </w:pPr>
    </w:p>
    <w:p w14:paraId="65716FA4" w14:textId="77777777" w:rsidR="00A106A1" w:rsidRPr="00F0557B" w:rsidRDefault="00A106A1" w:rsidP="00934F70">
      <w:pPr>
        <w:spacing w:line="360" w:lineRule="auto"/>
        <w:rPr>
          <w:rFonts w:ascii="Calibri" w:hAnsi="Calibri" w:cs="Calibri"/>
          <w:color w:val="000000" w:themeColor="text1"/>
        </w:rPr>
      </w:pPr>
    </w:p>
    <w:p w14:paraId="4041E85D" w14:textId="77777777" w:rsidR="00A106A1" w:rsidRPr="00F0557B" w:rsidRDefault="00A106A1" w:rsidP="00934F70">
      <w:pPr>
        <w:spacing w:line="360" w:lineRule="auto"/>
        <w:rPr>
          <w:rFonts w:ascii="Calibri" w:hAnsi="Calibri" w:cs="Calibri"/>
          <w:color w:val="000000" w:themeColor="text1"/>
        </w:rPr>
      </w:pPr>
    </w:p>
    <w:p w14:paraId="2383245E" w14:textId="77777777" w:rsidR="00A106A1" w:rsidRPr="00F0557B" w:rsidRDefault="00A106A1" w:rsidP="00934F70">
      <w:pPr>
        <w:spacing w:line="360" w:lineRule="auto"/>
        <w:rPr>
          <w:rFonts w:ascii="Calibri" w:hAnsi="Calibri" w:cs="Calibri"/>
          <w:color w:val="000000" w:themeColor="text1"/>
        </w:rPr>
      </w:pPr>
    </w:p>
    <w:p w14:paraId="7D5813C2" w14:textId="77777777" w:rsidR="00A106A1" w:rsidRPr="00F0557B" w:rsidRDefault="00A106A1" w:rsidP="00934F70">
      <w:pPr>
        <w:spacing w:line="360" w:lineRule="auto"/>
        <w:rPr>
          <w:rFonts w:ascii="Calibri" w:hAnsi="Calibri" w:cs="Calibri"/>
          <w:color w:val="000000" w:themeColor="text1"/>
        </w:rPr>
      </w:pPr>
    </w:p>
    <w:p w14:paraId="5607116C" w14:textId="77777777" w:rsidR="00A106A1" w:rsidRPr="00F0557B" w:rsidRDefault="00A106A1" w:rsidP="00934F70">
      <w:pPr>
        <w:spacing w:line="360" w:lineRule="auto"/>
        <w:rPr>
          <w:rFonts w:ascii="Calibri" w:hAnsi="Calibri" w:cs="Calibri"/>
          <w:color w:val="000000" w:themeColor="text1"/>
        </w:rPr>
      </w:pPr>
    </w:p>
    <w:p w14:paraId="36812346" w14:textId="77777777" w:rsidR="00A106A1" w:rsidRPr="00F0557B" w:rsidRDefault="00A106A1" w:rsidP="00934F70">
      <w:pPr>
        <w:spacing w:line="360" w:lineRule="auto"/>
        <w:rPr>
          <w:rFonts w:ascii="Calibri" w:hAnsi="Calibri" w:cs="Calibri"/>
          <w:color w:val="000000" w:themeColor="text1"/>
        </w:rPr>
      </w:pPr>
    </w:p>
    <w:p w14:paraId="2652FA49" w14:textId="77777777" w:rsidR="00A106A1" w:rsidRPr="00F0557B" w:rsidRDefault="00A106A1" w:rsidP="00934F70">
      <w:pPr>
        <w:spacing w:line="360" w:lineRule="auto"/>
        <w:rPr>
          <w:rFonts w:ascii="Calibri" w:hAnsi="Calibri" w:cs="Calibri"/>
          <w:color w:val="000000" w:themeColor="text1"/>
        </w:rPr>
      </w:pPr>
    </w:p>
    <w:p w14:paraId="59B2AFC2" w14:textId="77777777" w:rsidR="00A106A1" w:rsidRPr="00F0557B" w:rsidRDefault="00A106A1" w:rsidP="00934F70">
      <w:pPr>
        <w:spacing w:line="360" w:lineRule="auto"/>
        <w:rPr>
          <w:rFonts w:ascii="Calibri" w:hAnsi="Calibri" w:cs="Calibri"/>
          <w:color w:val="000000" w:themeColor="text1"/>
        </w:rPr>
      </w:pPr>
    </w:p>
    <w:p w14:paraId="1CEB2BD0" w14:textId="77777777" w:rsidR="00A106A1" w:rsidRDefault="00A106A1" w:rsidP="00934F70">
      <w:pPr>
        <w:spacing w:line="360" w:lineRule="auto"/>
        <w:rPr>
          <w:rFonts w:ascii="Calibri" w:hAnsi="Calibri" w:cs="Calibri"/>
          <w:color w:val="000000" w:themeColor="text1"/>
        </w:rPr>
      </w:pPr>
    </w:p>
    <w:p w14:paraId="024E4034" w14:textId="77777777" w:rsidR="00FF1900" w:rsidRDefault="00FF1900" w:rsidP="00934F70">
      <w:pPr>
        <w:spacing w:line="360" w:lineRule="auto"/>
        <w:rPr>
          <w:rFonts w:ascii="Calibri" w:hAnsi="Calibri" w:cs="Calibri"/>
          <w:color w:val="000000" w:themeColor="text1"/>
        </w:rPr>
      </w:pPr>
    </w:p>
    <w:p w14:paraId="4E75AA67" w14:textId="77777777" w:rsidR="00FF1900" w:rsidRDefault="00FF1900" w:rsidP="00934F70">
      <w:pPr>
        <w:spacing w:line="360" w:lineRule="auto"/>
        <w:rPr>
          <w:rFonts w:ascii="Calibri" w:hAnsi="Calibri" w:cs="Calibri"/>
          <w:color w:val="000000" w:themeColor="text1"/>
        </w:rPr>
      </w:pPr>
    </w:p>
    <w:p w14:paraId="3FE6A607" w14:textId="77777777" w:rsidR="00FF1900" w:rsidRPr="00F0557B" w:rsidRDefault="00FF1900" w:rsidP="00934F70">
      <w:pPr>
        <w:spacing w:line="360" w:lineRule="auto"/>
        <w:rPr>
          <w:rFonts w:ascii="Calibri" w:hAnsi="Calibri" w:cs="Calibri"/>
          <w:color w:val="000000" w:themeColor="text1"/>
        </w:rPr>
      </w:pPr>
    </w:p>
    <w:p w14:paraId="69FCC371" w14:textId="77777777" w:rsidR="00A106A1" w:rsidRPr="00F0557B" w:rsidRDefault="00A106A1" w:rsidP="00934F70">
      <w:pPr>
        <w:spacing w:line="360" w:lineRule="auto"/>
        <w:rPr>
          <w:rFonts w:ascii="Calibri" w:hAnsi="Calibri" w:cs="Calibri"/>
          <w:color w:val="000000" w:themeColor="text1"/>
        </w:rPr>
      </w:pPr>
    </w:p>
    <w:p w14:paraId="60197864" w14:textId="1B26C13A" w:rsidR="00A106A1" w:rsidRPr="00F0557B" w:rsidRDefault="00A106A1" w:rsidP="00934F70">
      <w:pPr>
        <w:spacing w:line="360" w:lineRule="auto"/>
        <w:jc w:val="center"/>
        <w:rPr>
          <w:rFonts w:ascii="Calibri" w:hAnsi="Calibri" w:cs="Calibri"/>
          <w:color w:val="000000" w:themeColor="text1"/>
        </w:rPr>
      </w:pPr>
      <w:r w:rsidRPr="00F0557B">
        <w:rPr>
          <w:rFonts w:ascii="Calibri" w:hAnsi="Calibri" w:cs="Calibri"/>
          <w:color w:val="000000" w:themeColor="text1"/>
        </w:rPr>
        <w:t xml:space="preserve">© Keanu G. Rochette-Yu Tsuen </w:t>
      </w:r>
    </w:p>
    <w:p w14:paraId="1BF29581" w14:textId="0E7C4372" w:rsidR="00A106A1" w:rsidRPr="00F0557B" w:rsidRDefault="00A106A1" w:rsidP="00934F70">
      <w:pPr>
        <w:spacing w:line="360" w:lineRule="auto"/>
        <w:rPr>
          <w:rFonts w:ascii="Calibri" w:hAnsi="Calibri" w:cs="Calibri"/>
          <w:color w:val="000000" w:themeColor="text1"/>
        </w:rPr>
      </w:pPr>
    </w:p>
    <w:p w14:paraId="6B92BE35" w14:textId="1D79BB5B" w:rsidR="00A106A1" w:rsidRPr="00F0557B" w:rsidRDefault="00A106A1" w:rsidP="00D34D21">
      <w:pPr>
        <w:pStyle w:val="Pre-TOC"/>
        <w:outlineLvl w:val="0"/>
        <w:rPr>
          <w:rFonts w:ascii="Calibri" w:hAnsi="Calibri" w:cs="Calibri"/>
        </w:rPr>
      </w:pPr>
      <w:bookmarkStart w:id="4" w:name="_Toc232763038"/>
      <w:bookmarkStart w:id="5" w:name="_Toc232771503"/>
      <w:bookmarkStart w:id="6" w:name="_Toc234162405"/>
      <w:r w:rsidRPr="00F0557B">
        <w:rPr>
          <w:rFonts w:ascii="Calibri" w:hAnsi="Calibri" w:cs="Calibri"/>
        </w:rPr>
        <w:lastRenderedPageBreak/>
        <w:t>Acknowledgements</w:t>
      </w:r>
      <w:bookmarkEnd w:id="4"/>
      <w:bookmarkEnd w:id="5"/>
      <w:bookmarkEnd w:id="6"/>
      <w:r w:rsidRPr="00F0557B">
        <w:rPr>
          <w:rFonts w:ascii="Calibri" w:hAnsi="Calibri" w:cs="Calibri"/>
        </w:rPr>
        <w:t xml:space="preserve">  </w:t>
      </w:r>
    </w:p>
    <w:p w14:paraId="66559C37" w14:textId="77777777" w:rsidR="00A106A1" w:rsidRPr="00F0557B" w:rsidRDefault="00A106A1" w:rsidP="00934F70">
      <w:pPr>
        <w:spacing w:line="360" w:lineRule="auto"/>
        <w:rPr>
          <w:rFonts w:ascii="Calibri" w:hAnsi="Calibri" w:cs="Calibri"/>
          <w:color w:val="000000" w:themeColor="text1"/>
        </w:rPr>
      </w:pPr>
    </w:p>
    <w:p w14:paraId="05A01596" w14:textId="77777777" w:rsidR="00A106A1" w:rsidRPr="00F0557B" w:rsidRDefault="00A106A1" w:rsidP="00934F70">
      <w:pPr>
        <w:spacing w:line="360" w:lineRule="auto"/>
        <w:rPr>
          <w:rFonts w:ascii="Calibri" w:hAnsi="Calibri" w:cs="Calibri"/>
          <w:color w:val="000000" w:themeColor="text1"/>
        </w:rPr>
      </w:pPr>
    </w:p>
    <w:p w14:paraId="722CB08B" w14:textId="77777777" w:rsidR="00A106A1" w:rsidRPr="00F0557B" w:rsidRDefault="00A106A1" w:rsidP="00934F70">
      <w:pPr>
        <w:spacing w:line="360" w:lineRule="auto"/>
        <w:rPr>
          <w:rFonts w:ascii="Calibri" w:hAnsi="Calibri" w:cs="Calibri"/>
          <w:color w:val="000000" w:themeColor="text1"/>
        </w:rPr>
      </w:pPr>
    </w:p>
    <w:p w14:paraId="6C607642" w14:textId="77777777" w:rsidR="00A106A1" w:rsidRPr="00F0557B" w:rsidRDefault="00A106A1" w:rsidP="00934F70">
      <w:pPr>
        <w:spacing w:line="360" w:lineRule="auto"/>
        <w:rPr>
          <w:rFonts w:ascii="Calibri" w:hAnsi="Calibri" w:cs="Calibri"/>
          <w:color w:val="000000" w:themeColor="text1"/>
        </w:rPr>
      </w:pPr>
    </w:p>
    <w:p w14:paraId="2F25E6C2" w14:textId="77777777" w:rsidR="00A106A1" w:rsidRPr="00F0557B" w:rsidRDefault="00A106A1" w:rsidP="00934F70">
      <w:pPr>
        <w:spacing w:line="360" w:lineRule="auto"/>
        <w:rPr>
          <w:rFonts w:ascii="Calibri" w:hAnsi="Calibri" w:cs="Calibri"/>
          <w:color w:val="000000" w:themeColor="text1"/>
        </w:rPr>
      </w:pPr>
    </w:p>
    <w:p w14:paraId="4975C36B" w14:textId="77777777" w:rsidR="00A106A1" w:rsidRPr="00F0557B" w:rsidRDefault="00A106A1" w:rsidP="00934F70">
      <w:pPr>
        <w:spacing w:line="360" w:lineRule="auto"/>
        <w:rPr>
          <w:rFonts w:ascii="Calibri" w:hAnsi="Calibri" w:cs="Calibri"/>
          <w:color w:val="000000" w:themeColor="text1"/>
        </w:rPr>
      </w:pPr>
    </w:p>
    <w:p w14:paraId="5C934AC6" w14:textId="77777777" w:rsidR="00A106A1" w:rsidRPr="00F0557B" w:rsidRDefault="00A106A1" w:rsidP="00934F70">
      <w:pPr>
        <w:spacing w:line="360" w:lineRule="auto"/>
        <w:rPr>
          <w:rFonts w:ascii="Calibri" w:hAnsi="Calibri" w:cs="Calibri"/>
          <w:color w:val="000000" w:themeColor="text1"/>
        </w:rPr>
      </w:pPr>
    </w:p>
    <w:p w14:paraId="70DD717B" w14:textId="77777777" w:rsidR="00A106A1" w:rsidRPr="00F0557B" w:rsidRDefault="00A106A1" w:rsidP="00934F70">
      <w:pPr>
        <w:spacing w:line="360" w:lineRule="auto"/>
        <w:rPr>
          <w:rFonts w:ascii="Calibri" w:hAnsi="Calibri" w:cs="Calibri"/>
          <w:color w:val="000000" w:themeColor="text1"/>
        </w:rPr>
      </w:pPr>
    </w:p>
    <w:p w14:paraId="064A46E5" w14:textId="77777777" w:rsidR="00A106A1" w:rsidRPr="00F0557B" w:rsidRDefault="00A106A1" w:rsidP="00934F70">
      <w:pPr>
        <w:spacing w:line="360" w:lineRule="auto"/>
        <w:rPr>
          <w:rFonts w:ascii="Calibri" w:hAnsi="Calibri" w:cs="Calibri"/>
          <w:color w:val="000000" w:themeColor="text1"/>
        </w:rPr>
      </w:pPr>
    </w:p>
    <w:p w14:paraId="75FA19FB" w14:textId="77777777" w:rsidR="00A106A1" w:rsidRPr="00F0557B" w:rsidRDefault="00A106A1" w:rsidP="00934F70">
      <w:pPr>
        <w:spacing w:line="360" w:lineRule="auto"/>
        <w:rPr>
          <w:rFonts w:ascii="Calibri" w:hAnsi="Calibri" w:cs="Calibri"/>
          <w:color w:val="000000" w:themeColor="text1"/>
        </w:rPr>
      </w:pPr>
    </w:p>
    <w:p w14:paraId="69A873DA" w14:textId="77777777" w:rsidR="00A106A1" w:rsidRPr="00F0557B" w:rsidRDefault="00A106A1" w:rsidP="00934F70">
      <w:pPr>
        <w:spacing w:line="360" w:lineRule="auto"/>
        <w:rPr>
          <w:rFonts w:ascii="Calibri" w:hAnsi="Calibri" w:cs="Calibri"/>
          <w:color w:val="000000" w:themeColor="text1"/>
        </w:rPr>
      </w:pPr>
    </w:p>
    <w:p w14:paraId="5E89C3E4" w14:textId="77777777" w:rsidR="00A106A1" w:rsidRPr="00F0557B" w:rsidRDefault="00A106A1" w:rsidP="00934F70">
      <w:pPr>
        <w:spacing w:line="360" w:lineRule="auto"/>
        <w:rPr>
          <w:rFonts w:ascii="Calibri" w:hAnsi="Calibri" w:cs="Calibri"/>
          <w:color w:val="000000" w:themeColor="text1"/>
        </w:rPr>
      </w:pPr>
    </w:p>
    <w:p w14:paraId="67018698" w14:textId="77777777" w:rsidR="00A106A1" w:rsidRPr="00F0557B" w:rsidRDefault="00A106A1" w:rsidP="00934F70">
      <w:pPr>
        <w:spacing w:line="360" w:lineRule="auto"/>
        <w:rPr>
          <w:rFonts w:ascii="Calibri" w:hAnsi="Calibri" w:cs="Calibri"/>
          <w:color w:val="000000" w:themeColor="text1"/>
        </w:rPr>
      </w:pPr>
    </w:p>
    <w:p w14:paraId="3EC1192F" w14:textId="77777777" w:rsidR="00A106A1" w:rsidRPr="00F0557B" w:rsidRDefault="00A106A1" w:rsidP="00934F70">
      <w:pPr>
        <w:spacing w:line="360" w:lineRule="auto"/>
        <w:rPr>
          <w:rFonts w:ascii="Calibri" w:hAnsi="Calibri" w:cs="Calibri"/>
          <w:color w:val="000000" w:themeColor="text1"/>
        </w:rPr>
      </w:pPr>
    </w:p>
    <w:p w14:paraId="63308236" w14:textId="77777777" w:rsidR="00A106A1" w:rsidRPr="00F0557B" w:rsidRDefault="00A106A1" w:rsidP="00934F70">
      <w:pPr>
        <w:spacing w:line="360" w:lineRule="auto"/>
        <w:rPr>
          <w:rFonts w:ascii="Calibri" w:hAnsi="Calibri" w:cs="Calibri"/>
          <w:color w:val="000000" w:themeColor="text1"/>
        </w:rPr>
      </w:pPr>
    </w:p>
    <w:p w14:paraId="3D75EED5" w14:textId="77777777" w:rsidR="00A106A1" w:rsidRPr="00F0557B" w:rsidRDefault="00A106A1" w:rsidP="00934F70">
      <w:pPr>
        <w:spacing w:line="360" w:lineRule="auto"/>
        <w:rPr>
          <w:rFonts w:ascii="Calibri" w:hAnsi="Calibri" w:cs="Calibri"/>
          <w:color w:val="000000" w:themeColor="text1"/>
        </w:rPr>
      </w:pPr>
    </w:p>
    <w:p w14:paraId="00698D1C" w14:textId="77777777" w:rsidR="00A106A1" w:rsidRPr="00F0557B" w:rsidRDefault="00A106A1" w:rsidP="00934F70">
      <w:pPr>
        <w:spacing w:line="360" w:lineRule="auto"/>
        <w:rPr>
          <w:rFonts w:ascii="Calibri" w:hAnsi="Calibri" w:cs="Calibri"/>
          <w:color w:val="000000" w:themeColor="text1"/>
        </w:rPr>
      </w:pPr>
    </w:p>
    <w:p w14:paraId="66E904D6" w14:textId="77777777" w:rsidR="00A106A1" w:rsidRPr="00F0557B" w:rsidRDefault="00A106A1" w:rsidP="00934F70">
      <w:pPr>
        <w:spacing w:line="360" w:lineRule="auto"/>
        <w:rPr>
          <w:rFonts w:ascii="Calibri" w:hAnsi="Calibri" w:cs="Calibri"/>
          <w:color w:val="000000" w:themeColor="text1"/>
        </w:rPr>
      </w:pPr>
    </w:p>
    <w:p w14:paraId="78EACA05" w14:textId="77777777" w:rsidR="00A106A1" w:rsidRPr="00F0557B" w:rsidRDefault="00A106A1" w:rsidP="00934F70">
      <w:pPr>
        <w:spacing w:line="360" w:lineRule="auto"/>
        <w:rPr>
          <w:rFonts w:ascii="Calibri" w:hAnsi="Calibri" w:cs="Calibri"/>
          <w:color w:val="000000" w:themeColor="text1"/>
        </w:rPr>
      </w:pPr>
    </w:p>
    <w:p w14:paraId="3221BE60" w14:textId="65ADDE8F" w:rsidR="00A106A1" w:rsidRPr="00F0557B" w:rsidRDefault="00A106A1" w:rsidP="00934F70">
      <w:pPr>
        <w:spacing w:line="360" w:lineRule="auto"/>
        <w:rPr>
          <w:rFonts w:ascii="Calibri" w:hAnsi="Calibri" w:cs="Calibri"/>
          <w:color w:val="000000" w:themeColor="text1"/>
        </w:rPr>
      </w:pPr>
    </w:p>
    <w:p w14:paraId="06D8D6BC" w14:textId="64A82D92" w:rsidR="00A106A1" w:rsidRPr="00F0557B" w:rsidRDefault="00A106A1" w:rsidP="00D34D21">
      <w:pPr>
        <w:pStyle w:val="Pre-TOC"/>
        <w:outlineLvl w:val="0"/>
        <w:rPr>
          <w:rFonts w:ascii="Calibri" w:hAnsi="Calibri" w:cs="Calibri"/>
        </w:rPr>
      </w:pPr>
      <w:bookmarkStart w:id="7" w:name="_Toc232763039"/>
      <w:bookmarkStart w:id="8" w:name="_Toc232771504"/>
      <w:bookmarkStart w:id="9" w:name="_Toc234162406"/>
      <w:r w:rsidRPr="00F0557B">
        <w:rPr>
          <w:rFonts w:ascii="Calibri" w:hAnsi="Calibri" w:cs="Calibri"/>
        </w:rPr>
        <w:lastRenderedPageBreak/>
        <w:t>Dedications</w:t>
      </w:r>
      <w:bookmarkEnd w:id="7"/>
      <w:bookmarkEnd w:id="8"/>
      <w:bookmarkEnd w:id="9"/>
    </w:p>
    <w:p w14:paraId="62A6B0AB" w14:textId="77777777" w:rsidR="00A106A1" w:rsidRPr="00F0557B" w:rsidRDefault="00A106A1" w:rsidP="00934F70">
      <w:pPr>
        <w:spacing w:line="360" w:lineRule="auto"/>
        <w:rPr>
          <w:rFonts w:ascii="Calibri" w:hAnsi="Calibri" w:cs="Calibri"/>
          <w:color w:val="000000" w:themeColor="text1"/>
        </w:rPr>
      </w:pPr>
    </w:p>
    <w:p w14:paraId="041CC698" w14:textId="77777777" w:rsidR="00A106A1" w:rsidRPr="00F0557B" w:rsidRDefault="00A106A1" w:rsidP="00934F70">
      <w:pPr>
        <w:spacing w:line="360" w:lineRule="auto"/>
        <w:rPr>
          <w:rFonts w:ascii="Calibri" w:hAnsi="Calibri" w:cs="Calibri"/>
          <w:color w:val="000000" w:themeColor="text1"/>
        </w:rPr>
      </w:pPr>
    </w:p>
    <w:p w14:paraId="6CDE127D" w14:textId="77777777" w:rsidR="00A106A1" w:rsidRPr="00F0557B" w:rsidRDefault="00A106A1" w:rsidP="00934F70">
      <w:pPr>
        <w:spacing w:line="360" w:lineRule="auto"/>
        <w:rPr>
          <w:rFonts w:ascii="Calibri" w:hAnsi="Calibri" w:cs="Calibri"/>
          <w:color w:val="000000" w:themeColor="text1"/>
        </w:rPr>
      </w:pPr>
    </w:p>
    <w:p w14:paraId="0791E418" w14:textId="77777777" w:rsidR="00A106A1" w:rsidRPr="00F0557B" w:rsidRDefault="00A106A1" w:rsidP="00934F70">
      <w:pPr>
        <w:spacing w:line="360" w:lineRule="auto"/>
        <w:rPr>
          <w:rFonts w:ascii="Calibri" w:hAnsi="Calibri" w:cs="Calibri"/>
          <w:color w:val="000000" w:themeColor="text1"/>
        </w:rPr>
      </w:pPr>
    </w:p>
    <w:p w14:paraId="20B4727B" w14:textId="77777777" w:rsidR="00A106A1" w:rsidRPr="00F0557B" w:rsidRDefault="00A106A1" w:rsidP="00934F70">
      <w:pPr>
        <w:spacing w:line="360" w:lineRule="auto"/>
        <w:rPr>
          <w:rFonts w:ascii="Calibri" w:hAnsi="Calibri" w:cs="Calibri"/>
          <w:color w:val="000000" w:themeColor="text1"/>
        </w:rPr>
      </w:pPr>
    </w:p>
    <w:p w14:paraId="0BBE219C" w14:textId="77777777" w:rsidR="00A106A1" w:rsidRPr="00F0557B" w:rsidRDefault="00A106A1" w:rsidP="00934F70">
      <w:pPr>
        <w:spacing w:line="360" w:lineRule="auto"/>
        <w:rPr>
          <w:rFonts w:ascii="Calibri" w:hAnsi="Calibri" w:cs="Calibri"/>
          <w:color w:val="000000" w:themeColor="text1"/>
        </w:rPr>
      </w:pPr>
    </w:p>
    <w:p w14:paraId="0B00CB7E" w14:textId="77777777" w:rsidR="00A106A1" w:rsidRPr="00F0557B" w:rsidRDefault="00A106A1" w:rsidP="00934F70">
      <w:pPr>
        <w:spacing w:line="360" w:lineRule="auto"/>
        <w:rPr>
          <w:rFonts w:ascii="Calibri" w:hAnsi="Calibri" w:cs="Calibri"/>
          <w:color w:val="000000" w:themeColor="text1"/>
        </w:rPr>
      </w:pPr>
    </w:p>
    <w:p w14:paraId="55B2DB55" w14:textId="77777777" w:rsidR="00A106A1" w:rsidRPr="00F0557B" w:rsidRDefault="00A106A1" w:rsidP="00934F70">
      <w:pPr>
        <w:spacing w:line="360" w:lineRule="auto"/>
        <w:rPr>
          <w:rFonts w:ascii="Calibri" w:hAnsi="Calibri" w:cs="Calibri"/>
          <w:color w:val="000000" w:themeColor="text1"/>
        </w:rPr>
      </w:pPr>
    </w:p>
    <w:p w14:paraId="7C027C6C" w14:textId="77777777" w:rsidR="00A106A1" w:rsidRPr="00F0557B" w:rsidRDefault="00A106A1" w:rsidP="00934F70">
      <w:pPr>
        <w:spacing w:line="360" w:lineRule="auto"/>
        <w:rPr>
          <w:rFonts w:ascii="Calibri" w:hAnsi="Calibri" w:cs="Calibri"/>
          <w:color w:val="000000" w:themeColor="text1"/>
        </w:rPr>
      </w:pPr>
    </w:p>
    <w:p w14:paraId="020B7F9C" w14:textId="77777777" w:rsidR="00A106A1" w:rsidRPr="00F0557B" w:rsidRDefault="00A106A1" w:rsidP="00934F70">
      <w:pPr>
        <w:spacing w:line="360" w:lineRule="auto"/>
        <w:rPr>
          <w:rFonts w:ascii="Calibri" w:hAnsi="Calibri" w:cs="Calibri"/>
          <w:color w:val="000000" w:themeColor="text1"/>
        </w:rPr>
      </w:pPr>
    </w:p>
    <w:p w14:paraId="2AF81E18" w14:textId="77777777" w:rsidR="00A106A1" w:rsidRPr="00F0557B" w:rsidRDefault="00A106A1" w:rsidP="00934F70">
      <w:pPr>
        <w:spacing w:line="360" w:lineRule="auto"/>
        <w:rPr>
          <w:rFonts w:ascii="Calibri" w:hAnsi="Calibri" w:cs="Calibri"/>
          <w:color w:val="000000" w:themeColor="text1"/>
        </w:rPr>
      </w:pPr>
    </w:p>
    <w:p w14:paraId="29C46840" w14:textId="77777777" w:rsidR="00A106A1" w:rsidRPr="00F0557B" w:rsidRDefault="00A106A1" w:rsidP="00934F70">
      <w:pPr>
        <w:spacing w:line="360" w:lineRule="auto"/>
        <w:rPr>
          <w:rFonts w:ascii="Calibri" w:hAnsi="Calibri" w:cs="Calibri"/>
          <w:color w:val="000000" w:themeColor="text1"/>
        </w:rPr>
      </w:pPr>
    </w:p>
    <w:p w14:paraId="2768E228" w14:textId="77777777" w:rsidR="00A106A1" w:rsidRPr="00F0557B" w:rsidRDefault="00A106A1" w:rsidP="00934F70">
      <w:pPr>
        <w:spacing w:line="360" w:lineRule="auto"/>
        <w:rPr>
          <w:rFonts w:ascii="Calibri" w:hAnsi="Calibri" w:cs="Calibri"/>
          <w:color w:val="000000" w:themeColor="text1"/>
        </w:rPr>
      </w:pPr>
    </w:p>
    <w:p w14:paraId="3651B092" w14:textId="77777777" w:rsidR="00A106A1" w:rsidRPr="00F0557B" w:rsidRDefault="00A106A1" w:rsidP="00934F70">
      <w:pPr>
        <w:spacing w:line="360" w:lineRule="auto"/>
        <w:rPr>
          <w:rFonts w:ascii="Calibri" w:hAnsi="Calibri" w:cs="Calibri"/>
          <w:color w:val="000000" w:themeColor="text1"/>
        </w:rPr>
      </w:pPr>
    </w:p>
    <w:p w14:paraId="6278970C" w14:textId="77777777" w:rsidR="00A106A1" w:rsidRPr="00F0557B" w:rsidRDefault="00A106A1" w:rsidP="00934F70">
      <w:pPr>
        <w:spacing w:line="360" w:lineRule="auto"/>
        <w:rPr>
          <w:rFonts w:ascii="Calibri" w:hAnsi="Calibri" w:cs="Calibri"/>
          <w:color w:val="000000" w:themeColor="text1"/>
        </w:rPr>
      </w:pPr>
    </w:p>
    <w:p w14:paraId="20FA27BF" w14:textId="77777777" w:rsidR="00A106A1" w:rsidRPr="00F0557B" w:rsidRDefault="00A106A1" w:rsidP="00934F70">
      <w:pPr>
        <w:spacing w:line="360" w:lineRule="auto"/>
        <w:rPr>
          <w:rFonts w:ascii="Calibri" w:hAnsi="Calibri" w:cs="Calibri"/>
          <w:color w:val="000000" w:themeColor="text1"/>
        </w:rPr>
      </w:pPr>
    </w:p>
    <w:p w14:paraId="4CB4DDBA" w14:textId="77777777" w:rsidR="00A106A1" w:rsidRPr="00F0557B" w:rsidRDefault="00A106A1" w:rsidP="00934F70">
      <w:pPr>
        <w:spacing w:line="360" w:lineRule="auto"/>
        <w:rPr>
          <w:rFonts w:ascii="Calibri" w:hAnsi="Calibri" w:cs="Calibri"/>
          <w:color w:val="000000" w:themeColor="text1"/>
        </w:rPr>
      </w:pPr>
    </w:p>
    <w:p w14:paraId="2751D5C9" w14:textId="77777777" w:rsidR="00A106A1" w:rsidRPr="00F0557B" w:rsidRDefault="00A106A1" w:rsidP="00934F70">
      <w:pPr>
        <w:spacing w:line="360" w:lineRule="auto"/>
        <w:rPr>
          <w:rFonts w:ascii="Calibri" w:hAnsi="Calibri" w:cs="Calibri"/>
          <w:color w:val="000000" w:themeColor="text1"/>
        </w:rPr>
      </w:pPr>
    </w:p>
    <w:p w14:paraId="0CBF79C1" w14:textId="77777777" w:rsidR="00A106A1" w:rsidRPr="00F0557B" w:rsidRDefault="00A106A1" w:rsidP="00934F70">
      <w:pPr>
        <w:spacing w:line="360" w:lineRule="auto"/>
        <w:rPr>
          <w:rFonts w:ascii="Calibri" w:hAnsi="Calibri" w:cs="Calibri"/>
          <w:color w:val="000000" w:themeColor="text1"/>
        </w:rPr>
      </w:pPr>
    </w:p>
    <w:p w14:paraId="4FAC1251" w14:textId="77777777" w:rsidR="00A106A1" w:rsidRPr="00F0557B" w:rsidRDefault="00A106A1" w:rsidP="00934F70">
      <w:pPr>
        <w:spacing w:line="360" w:lineRule="auto"/>
        <w:rPr>
          <w:rFonts w:ascii="Calibri" w:hAnsi="Calibri" w:cs="Calibri"/>
          <w:color w:val="000000" w:themeColor="text1"/>
        </w:rPr>
      </w:pPr>
    </w:p>
    <w:p w14:paraId="17B59C89" w14:textId="68A26F4A" w:rsidR="00A106A1" w:rsidRPr="00F0557B" w:rsidRDefault="00A106A1" w:rsidP="00D34D21">
      <w:pPr>
        <w:pStyle w:val="Titre"/>
        <w:spacing w:line="360" w:lineRule="auto"/>
        <w:outlineLvl w:val="0"/>
        <w:rPr>
          <w:rFonts w:ascii="Calibri" w:hAnsi="Calibri" w:cs="Calibri"/>
          <w:color w:val="000000" w:themeColor="text1"/>
        </w:rPr>
      </w:pPr>
      <w:bookmarkStart w:id="10" w:name="_Toc232763040"/>
      <w:bookmarkStart w:id="11" w:name="_Toc232771505"/>
      <w:bookmarkStart w:id="12" w:name="_Toc234162407"/>
      <w:commentRangeStart w:id="13"/>
      <w:r w:rsidRPr="00F0557B">
        <w:rPr>
          <w:rFonts w:ascii="Calibri" w:hAnsi="Calibri" w:cs="Calibri"/>
          <w:color w:val="000000" w:themeColor="text1"/>
        </w:rPr>
        <w:lastRenderedPageBreak/>
        <w:t>Abstract</w:t>
      </w:r>
      <w:bookmarkEnd w:id="10"/>
      <w:bookmarkEnd w:id="11"/>
      <w:bookmarkEnd w:id="12"/>
      <w:r w:rsidR="00D34D21" w:rsidRPr="00F0557B">
        <w:rPr>
          <w:rFonts w:ascii="Calibri" w:hAnsi="Calibri" w:cs="Calibri"/>
          <w:color w:val="000000" w:themeColor="text1"/>
        </w:rPr>
        <w:t xml:space="preserve">  </w:t>
      </w:r>
      <w:commentRangeEnd w:id="13"/>
      <w:r w:rsidR="00055C22" w:rsidRPr="00F0557B">
        <w:rPr>
          <w:rStyle w:val="Marquedecommentaire"/>
          <w:rFonts w:ascii="Calibri" w:hAnsi="Calibri" w:cs="Calibri"/>
          <w:color w:val="000000" w:themeColor="text1"/>
          <w:sz w:val="56"/>
          <w:szCs w:val="56"/>
        </w:rPr>
        <w:commentReference w:id="13"/>
      </w:r>
    </w:p>
    <w:p w14:paraId="29F307EE" w14:textId="57486398" w:rsidR="00F0557B" w:rsidRPr="009C66B5" w:rsidRDefault="00F0557B" w:rsidP="00FF1900">
      <w:pPr>
        <w:jc w:val="both"/>
        <w:rPr>
          <w:rFonts w:ascii="Helvetica" w:hAnsi="Helvetica" w:cs="Calibri"/>
        </w:rPr>
      </w:pPr>
      <w:r w:rsidRPr="009C66B5">
        <w:rPr>
          <w:rFonts w:ascii="Helvetica" w:hAnsi="Helvetica" w:cs="Calibri"/>
        </w:rPr>
        <w:t xml:space="preserve">Bacterioplankton plays an essential role in the recycling </w:t>
      </w:r>
      <w:r w:rsidR="000B6B00" w:rsidRPr="009C66B5">
        <w:rPr>
          <w:rFonts w:ascii="Helvetica" w:hAnsi="Helvetica" w:cs="Calibri"/>
        </w:rPr>
        <w:t xml:space="preserve">of </w:t>
      </w:r>
      <w:r w:rsidRPr="009C66B5">
        <w:rPr>
          <w:rFonts w:ascii="Helvetica" w:hAnsi="Helvetica" w:cs="Calibri"/>
        </w:rPr>
        <w:t xml:space="preserve">dissolved compounds in oligotrophic coral reefs, </w:t>
      </w:r>
      <w:r w:rsidR="000B6B00" w:rsidRPr="009C66B5">
        <w:rPr>
          <w:rFonts w:ascii="Helvetica" w:hAnsi="Helvetica" w:cs="Calibri"/>
        </w:rPr>
        <w:t>which</w:t>
      </w:r>
      <w:r w:rsidRPr="009C66B5">
        <w:rPr>
          <w:rFonts w:ascii="Helvetica" w:hAnsi="Helvetica" w:cs="Calibri"/>
        </w:rPr>
        <w:t xml:space="preserve"> support coral growth, productivity, and biodiversity in coastal tropical regions. In the recent decades, coral reefs have exhibited declining coral cover with concomitant increases in macroalgae. </w:t>
      </w:r>
      <w:r w:rsidR="00E70975" w:rsidRPr="009C66B5">
        <w:rPr>
          <w:rFonts w:ascii="Helvetica" w:hAnsi="Helvetica" w:cs="Calibri"/>
        </w:rPr>
        <w:t>Continuous benthic surveys</w:t>
      </w:r>
      <w:r w:rsidRPr="009C66B5">
        <w:rPr>
          <w:rFonts w:ascii="Helvetica" w:hAnsi="Helvetica" w:cs="Calibri"/>
        </w:rPr>
        <w:t xml:space="preserve"> from the Moorea Coral Reef Long Term Ecological Research program illustrate</w:t>
      </w:r>
      <w:r w:rsidR="00E70975" w:rsidRPr="009C66B5">
        <w:rPr>
          <w:rFonts w:ascii="Helvetica" w:hAnsi="Helvetica" w:cs="Calibri"/>
        </w:rPr>
        <w:t xml:space="preserve">d </w:t>
      </w:r>
      <w:r w:rsidRPr="009C66B5">
        <w:rPr>
          <w:rFonts w:ascii="Helvetica" w:hAnsi="Helvetica" w:cs="Calibri"/>
        </w:rPr>
        <w:t>that past predator outbreaks (</w:t>
      </w:r>
      <w:r w:rsidRPr="009C66B5">
        <w:rPr>
          <w:rFonts w:ascii="Helvetica" w:hAnsi="Helvetica" w:cs="Calibri"/>
          <w:i/>
          <w:iCs/>
        </w:rPr>
        <w:t>Acanthaster planci</w:t>
      </w:r>
      <w:r w:rsidRPr="009C66B5">
        <w:rPr>
          <w:rFonts w:ascii="Helvetica" w:hAnsi="Helvetica" w:cs="Calibri"/>
        </w:rPr>
        <w:t xml:space="preserve">), cyclones, marine heatwaves, and ongoing anthropogenic impacts are associated with phase shifts from coral to macroalgal dominance. The microbialization hypothesis proposes that phase shifts </w:t>
      </w:r>
      <w:r w:rsidR="00E70975" w:rsidRPr="009C66B5">
        <w:rPr>
          <w:rFonts w:ascii="Helvetica" w:hAnsi="Helvetica" w:cs="Calibri"/>
        </w:rPr>
        <w:t xml:space="preserve">alters the benthic organic exudation, </w:t>
      </w:r>
      <w:r w:rsidRPr="009C66B5">
        <w:rPr>
          <w:rFonts w:ascii="Helvetica" w:hAnsi="Helvetica" w:cs="Calibri"/>
        </w:rPr>
        <w:t>disrupt</w:t>
      </w:r>
      <w:r w:rsidR="00E70975" w:rsidRPr="009C66B5">
        <w:rPr>
          <w:rFonts w:ascii="Helvetica" w:hAnsi="Helvetica" w:cs="Calibri"/>
        </w:rPr>
        <w:t xml:space="preserve">ing </w:t>
      </w:r>
      <w:r w:rsidRPr="009C66B5">
        <w:rPr>
          <w:rFonts w:ascii="Helvetica" w:hAnsi="Helvetica" w:cs="Calibri"/>
        </w:rPr>
        <w:t xml:space="preserve">bacterioplankton </w:t>
      </w:r>
      <w:r w:rsidR="00E70975" w:rsidRPr="009C66B5">
        <w:rPr>
          <w:rFonts w:ascii="Helvetica" w:hAnsi="Helvetica" w:cs="Calibri"/>
        </w:rPr>
        <w:t xml:space="preserve">community </w:t>
      </w:r>
      <w:r w:rsidR="000B6B00" w:rsidRPr="009C66B5">
        <w:rPr>
          <w:rFonts w:ascii="Helvetica" w:hAnsi="Helvetica" w:cs="Calibri"/>
        </w:rPr>
        <w:t>composition</w:t>
      </w:r>
      <w:r w:rsidR="00E70975" w:rsidRPr="009C66B5">
        <w:rPr>
          <w:rFonts w:ascii="Helvetica" w:hAnsi="Helvetica" w:cs="Calibri"/>
        </w:rPr>
        <w:t xml:space="preserve"> by favoring the growth of copiotrophic bacteria</w:t>
      </w:r>
      <w:r w:rsidR="000B6B00" w:rsidRPr="009C66B5">
        <w:rPr>
          <w:rFonts w:ascii="Helvetica" w:hAnsi="Helvetica" w:cs="Calibri"/>
        </w:rPr>
        <w:t xml:space="preserve">. Copiotrophes are less efficient at recycling carbon which causes carbon loss to higher trophic levels, decreased nutrient availability for coral primary production and growth, decreased dissolved oxygen, and increased risk of infection from potential pathogen growth. </w:t>
      </w:r>
      <w:r w:rsidRPr="009C66B5">
        <w:rPr>
          <w:rFonts w:ascii="Helvetica" w:hAnsi="Helvetica" w:cs="Calibri"/>
        </w:rPr>
        <w:t xml:space="preserve">To test this hypothesis we designed </w:t>
      </w:r>
      <w:r w:rsidR="00E70975" w:rsidRPr="009C66B5">
        <w:rPr>
          <w:rFonts w:ascii="Helvetica" w:hAnsi="Helvetica" w:cs="Calibri"/>
        </w:rPr>
        <w:t>m</w:t>
      </w:r>
      <w:r w:rsidRPr="009C66B5">
        <w:rPr>
          <w:rFonts w:ascii="Helvetica" w:hAnsi="Helvetica" w:cs="Calibri"/>
        </w:rPr>
        <w:t xml:space="preserve">esocosm experiments simulating pre-disturbance (coral-enriched), post-cyclonic (crustose coralline algae-enriched), and post-marine heatwave (macroalgae-enriched) reefs to assess the effects of benthic communities on compositional dynamics of microbial communities and dissolved organic matter. We measured a suite of parameters over a 24h period to resolve how </w:t>
      </w:r>
      <w:r w:rsidR="009F2600" w:rsidRPr="009C66B5">
        <w:rPr>
          <w:rFonts w:ascii="Helvetica" w:hAnsi="Helvetica" w:cs="Calibri"/>
        </w:rPr>
        <w:t xml:space="preserve">changes in </w:t>
      </w:r>
      <w:r w:rsidRPr="009C66B5">
        <w:rPr>
          <w:rFonts w:ascii="Helvetica" w:hAnsi="Helvetica" w:cs="Calibri"/>
        </w:rPr>
        <w:t xml:space="preserve">benthic communities </w:t>
      </w:r>
      <w:r w:rsidR="009F2600" w:rsidRPr="009C66B5">
        <w:rPr>
          <w:rFonts w:ascii="Helvetica" w:hAnsi="Helvetica" w:cs="Calibri"/>
        </w:rPr>
        <w:t xml:space="preserve">composition </w:t>
      </w:r>
      <w:r w:rsidRPr="009C66B5">
        <w:rPr>
          <w:rFonts w:ascii="Helvetica" w:hAnsi="Helvetica" w:cs="Calibri"/>
        </w:rPr>
        <w:t xml:space="preserve">will alter dissolved organic matter composition and concentration (via fluorescence spectroscopy and high-temperature catalytic oxidation) and shift microbial community abundance and taxonomic structure (via flow cytometry and amplicon next generation DNA sequencing). </w:t>
      </w:r>
      <w:r w:rsidR="006113FB" w:rsidRPr="006113FB">
        <w:rPr>
          <w:rFonts w:ascii="Helvetica" w:hAnsi="Helvetica" w:cs="Calibri"/>
        </w:rPr>
        <w:t>A</w:t>
      </w:r>
      <w:r w:rsidR="009C66B5" w:rsidRPr="006113FB">
        <w:rPr>
          <w:rFonts w:ascii="Helvetica" w:hAnsi="Helvetica" w:cs="Calibri"/>
        </w:rPr>
        <w:t xml:space="preserve">lgal enrichment </w:t>
      </w:r>
      <w:r w:rsidR="006113FB" w:rsidRPr="006113FB">
        <w:rPr>
          <w:rFonts w:ascii="Helvetica" w:hAnsi="Helvetica" w:cs="Calibri"/>
        </w:rPr>
        <w:t xml:space="preserve">in benthic communities </w:t>
      </w:r>
      <w:r w:rsidR="009C66B5" w:rsidRPr="006113FB">
        <w:rPr>
          <w:rFonts w:ascii="Helvetica" w:hAnsi="Helvetica" w:cs="Calibri"/>
        </w:rPr>
        <w:t>depleted nutrients, specifically nitrate</w:t>
      </w:r>
      <w:r w:rsidR="006113FB" w:rsidRPr="006113FB">
        <w:rPr>
          <w:rFonts w:ascii="Helvetica" w:hAnsi="Helvetica" w:cs="Calibri"/>
        </w:rPr>
        <w:t>+nitrite</w:t>
      </w:r>
      <w:r w:rsidR="009C66B5" w:rsidRPr="006113FB">
        <w:rPr>
          <w:rFonts w:ascii="Helvetica" w:hAnsi="Helvetica" w:cs="Calibri"/>
        </w:rPr>
        <w:t>.</w:t>
      </w:r>
      <w:r w:rsidR="009F2600" w:rsidRPr="006113FB">
        <w:rPr>
          <w:rFonts w:ascii="Helvetica" w:hAnsi="Helvetica" w:cs="Calibri"/>
        </w:rPr>
        <w:t xml:space="preserve"> </w:t>
      </w:r>
      <w:r w:rsidR="009C66B5" w:rsidRPr="006113FB">
        <w:rPr>
          <w:rFonts w:ascii="Helvetica" w:hAnsi="Helvetica" w:cs="Calibri"/>
        </w:rPr>
        <w:t>I</w:t>
      </w:r>
      <w:r w:rsidR="009F2600" w:rsidRPr="006113FB">
        <w:rPr>
          <w:rFonts w:ascii="Helvetica" w:hAnsi="Helvetica" w:cs="Calibri"/>
        </w:rPr>
        <w:t>ncrease</w:t>
      </w:r>
      <w:r w:rsidR="009C66B5" w:rsidRPr="006113FB">
        <w:rPr>
          <w:rFonts w:ascii="Helvetica" w:hAnsi="Helvetica" w:cs="Calibri"/>
        </w:rPr>
        <w:t>d</w:t>
      </w:r>
      <w:r w:rsidR="009F2600" w:rsidRPr="006113FB">
        <w:rPr>
          <w:rFonts w:ascii="Helvetica" w:hAnsi="Helvetica" w:cs="Calibri"/>
        </w:rPr>
        <w:t xml:space="preserve"> </w:t>
      </w:r>
      <w:r w:rsidR="009C66B5" w:rsidRPr="006113FB">
        <w:rPr>
          <w:rFonts w:ascii="Helvetica" w:hAnsi="Helvetica" w:cs="Calibri"/>
        </w:rPr>
        <w:t xml:space="preserve">macroalgal </w:t>
      </w:r>
      <w:r w:rsidR="009F2600" w:rsidRPr="006113FB">
        <w:rPr>
          <w:rFonts w:ascii="Helvetica" w:hAnsi="Helvetica" w:cs="Calibri"/>
        </w:rPr>
        <w:t>abundance was</w:t>
      </w:r>
      <w:r w:rsidR="009C66B5" w:rsidRPr="006113FB">
        <w:rPr>
          <w:rFonts w:ascii="Helvetica" w:hAnsi="Helvetica" w:cs="Calibri"/>
        </w:rPr>
        <w:t xml:space="preserve"> also</w:t>
      </w:r>
      <w:r w:rsidR="009F2600" w:rsidRPr="006113FB">
        <w:rPr>
          <w:rFonts w:ascii="Helvetica" w:hAnsi="Helvetica" w:cs="Calibri"/>
        </w:rPr>
        <w:t xml:space="preserve"> associated with </w:t>
      </w:r>
      <w:r w:rsidR="006113FB" w:rsidRPr="006113FB">
        <w:rPr>
          <w:rFonts w:ascii="Helvetica" w:hAnsi="Helvetica" w:cs="Calibri"/>
        </w:rPr>
        <w:t xml:space="preserve">the exudation of compositionally different </w:t>
      </w:r>
      <w:r w:rsidR="009F2600" w:rsidRPr="006113FB">
        <w:rPr>
          <w:rFonts w:ascii="Helvetica" w:hAnsi="Helvetica" w:cs="Calibri"/>
        </w:rPr>
        <w:t>fluorescent organic molecules, such as Coble C peak and fu</w:t>
      </w:r>
      <w:r w:rsidR="00942223">
        <w:rPr>
          <w:rFonts w:ascii="Helvetica" w:hAnsi="Helvetica" w:cs="Calibri"/>
        </w:rPr>
        <w:t>l</w:t>
      </w:r>
      <w:r w:rsidR="009F2600" w:rsidRPr="006113FB">
        <w:rPr>
          <w:rFonts w:ascii="Helvetica" w:hAnsi="Helvetica" w:cs="Calibri"/>
        </w:rPr>
        <w:t>vic acid</w:t>
      </w:r>
      <w:r w:rsidR="006113FB" w:rsidRPr="006113FB">
        <w:rPr>
          <w:rFonts w:ascii="Helvetica" w:hAnsi="Helvetica" w:cs="Calibri"/>
        </w:rPr>
        <w:t>, and</w:t>
      </w:r>
      <w:r w:rsidR="00942223">
        <w:rPr>
          <w:rFonts w:ascii="Helvetica" w:hAnsi="Helvetica" w:cs="Calibri"/>
        </w:rPr>
        <w:t xml:space="preserve"> resulting in</w:t>
      </w:r>
      <w:r w:rsidR="006113FB" w:rsidRPr="006113FB">
        <w:rPr>
          <w:rFonts w:ascii="Helvetica" w:hAnsi="Helvetica" w:cs="Calibri"/>
        </w:rPr>
        <w:t xml:space="preserve"> change</w:t>
      </w:r>
      <w:r w:rsidR="00942223">
        <w:rPr>
          <w:rFonts w:ascii="Helvetica" w:hAnsi="Helvetica" w:cs="Calibri"/>
        </w:rPr>
        <w:t xml:space="preserve">s in </w:t>
      </w:r>
      <w:r w:rsidR="006113FB" w:rsidRPr="006113FB">
        <w:rPr>
          <w:rFonts w:ascii="Helvetica" w:hAnsi="Helvetica" w:cs="Calibri"/>
        </w:rPr>
        <w:t>humic ratios (M:C ratio)</w:t>
      </w:r>
      <w:r w:rsidR="009F2600" w:rsidRPr="006113FB">
        <w:rPr>
          <w:rFonts w:ascii="Helvetica" w:hAnsi="Helvetica" w:cs="Calibri"/>
        </w:rPr>
        <w:t xml:space="preserve">. </w:t>
      </w:r>
      <w:commentRangeStart w:id="14"/>
      <w:r w:rsidR="009F2600" w:rsidRPr="006113FB">
        <w:rPr>
          <w:rFonts w:ascii="Helvetica" w:hAnsi="Helvetica" w:cs="Calibri"/>
        </w:rPr>
        <w:t>Additionall</w:t>
      </w:r>
      <w:r w:rsidR="009C66B5" w:rsidRPr="006113FB">
        <w:rPr>
          <w:rFonts w:ascii="Helvetica" w:hAnsi="Helvetica" w:cs="Calibri"/>
        </w:rPr>
        <w:t xml:space="preserve">y, algae-enriched mesocosms exhibited greater abundant of heterotrophic bacteria with enrichment in copiotrophic </w:t>
      </w:r>
      <w:r w:rsidR="006113FB">
        <w:rPr>
          <w:rFonts w:ascii="Helvetica" w:hAnsi="Helvetica" w:cs="Calibri"/>
        </w:rPr>
        <w:t>genera</w:t>
      </w:r>
      <w:r w:rsidR="009C66B5" w:rsidRPr="006113FB">
        <w:rPr>
          <w:rFonts w:ascii="Helvetica" w:hAnsi="Helvetica" w:cs="Calibri"/>
        </w:rPr>
        <w:t xml:space="preserve"> such as</w:t>
      </w:r>
      <w:r w:rsidR="006113FB">
        <w:rPr>
          <w:rFonts w:ascii="Helvetica" w:hAnsi="Helvetica" w:cs="Calibri"/>
        </w:rPr>
        <w:t xml:space="preserve"> </w:t>
      </w:r>
      <w:r w:rsidR="006113FB" w:rsidRPr="006113FB">
        <w:rPr>
          <w:rFonts w:ascii="Helvetica" w:hAnsi="Helvetica" w:cs="Calibri"/>
          <w:i/>
          <w:iCs/>
        </w:rPr>
        <w:t>Vibrio</w:t>
      </w:r>
      <w:r w:rsidR="006113FB">
        <w:rPr>
          <w:rFonts w:ascii="Helvetica" w:hAnsi="Helvetica" w:cs="Calibri"/>
        </w:rPr>
        <w:t xml:space="preserve">, </w:t>
      </w:r>
      <w:r w:rsidR="006113FB" w:rsidRPr="006113FB">
        <w:rPr>
          <w:rFonts w:ascii="Helvetica" w:hAnsi="Helvetica" w:cs="Calibri"/>
          <w:i/>
          <w:iCs/>
        </w:rPr>
        <w:t>Arcobacter</w:t>
      </w:r>
      <w:r w:rsidR="006113FB">
        <w:rPr>
          <w:rFonts w:ascii="Helvetica" w:hAnsi="Helvetica" w:cs="Calibri"/>
        </w:rPr>
        <w:t xml:space="preserve">, </w:t>
      </w:r>
      <w:r w:rsidR="006113FB" w:rsidRPr="006113FB">
        <w:rPr>
          <w:rFonts w:ascii="Helvetica" w:hAnsi="Helvetica" w:cs="Calibri"/>
          <w:i/>
          <w:iCs/>
        </w:rPr>
        <w:t>Neptuniibacter</w:t>
      </w:r>
      <w:r w:rsidR="006113FB">
        <w:rPr>
          <w:rFonts w:ascii="Helvetica" w:hAnsi="Helvetica" w:cs="Calibri"/>
        </w:rPr>
        <w:t xml:space="preserve">, and </w:t>
      </w:r>
      <w:r w:rsidR="006113FB" w:rsidRPr="006113FB">
        <w:rPr>
          <w:rFonts w:ascii="Helvetica" w:hAnsi="Helvetica" w:cs="Calibri"/>
          <w:i/>
          <w:iCs/>
        </w:rPr>
        <w:t>Roseobacter</w:t>
      </w:r>
      <w:r w:rsidR="009C66B5" w:rsidRPr="006113FB">
        <w:rPr>
          <w:rFonts w:ascii="Helvetica" w:hAnsi="Helvetica" w:cs="Calibri"/>
        </w:rPr>
        <w:t xml:space="preserve">, while oligotrophic </w:t>
      </w:r>
      <w:r w:rsidR="006113FB">
        <w:rPr>
          <w:rFonts w:ascii="Helvetica" w:hAnsi="Helvetica" w:cs="Calibri"/>
        </w:rPr>
        <w:t>genera</w:t>
      </w:r>
      <w:r w:rsidR="009C66B5" w:rsidRPr="006113FB">
        <w:rPr>
          <w:rFonts w:ascii="Helvetica" w:hAnsi="Helvetica" w:cs="Calibri"/>
        </w:rPr>
        <w:t xml:space="preserve"> (</w:t>
      </w:r>
      <w:r w:rsidR="006113FB" w:rsidRPr="00942223">
        <w:rPr>
          <w:rFonts w:ascii="Helvetica" w:hAnsi="Helvetica" w:cs="Calibri"/>
          <w:i/>
          <w:iCs/>
        </w:rPr>
        <w:t>Prochlorococcus</w:t>
      </w:r>
      <w:r w:rsidR="009C66B5" w:rsidRPr="006113FB">
        <w:rPr>
          <w:rFonts w:ascii="Helvetica" w:hAnsi="Helvetica" w:cs="Calibri"/>
        </w:rPr>
        <w:t xml:space="preserve">, </w:t>
      </w:r>
      <w:r w:rsidR="00942223" w:rsidRPr="00942223">
        <w:rPr>
          <w:rFonts w:ascii="Helvetica" w:hAnsi="Helvetica" w:cs="Calibri"/>
          <w:i/>
          <w:iCs/>
        </w:rPr>
        <w:t>Marinimicrobia</w:t>
      </w:r>
      <w:r w:rsidR="009C66B5" w:rsidRPr="006113FB">
        <w:rPr>
          <w:rFonts w:ascii="Helvetica" w:hAnsi="Helvetica" w:cs="Calibri"/>
        </w:rPr>
        <w:t>,</w:t>
      </w:r>
      <w:r w:rsidR="00942223">
        <w:rPr>
          <w:rFonts w:ascii="Helvetica" w:hAnsi="Helvetica" w:cs="Calibri"/>
        </w:rPr>
        <w:t xml:space="preserve"> </w:t>
      </w:r>
      <w:r w:rsidR="00942223" w:rsidRPr="00942223">
        <w:rPr>
          <w:rFonts w:ascii="Helvetica" w:hAnsi="Helvetica" w:cs="Calibri"/>
          <w:i/>
          <w:iCs/>
        </w:rPr>
        <w:t>Actinomarina</w:t>
      </w:r>
      <w:r w:rsidR="00942223">
        <w:rPr>
          <w:rFonts w:ascii="Helvetica" w:hAnsi="Helvetica" w:cs="Calibri"/>
        </w:rPr>
        <w:t xml:space="preserve">, and </w:t>
      </w:r>
      <w:r w:rsidR="00942223" w:rsidRPr="00942223">
        <w:rPr>
          <w:rFonts w:ascii="Helvetica" w:hAnsi="Helvetica" w:cs="Calibri"/>
          <w:i/>
          <w:iCs/>
        </w:rPr>
        <w:t>Pelagibacter</w:t>
      </w:r>
      <w:r w:rsidR="009C66B5" w:rsidRPr="006113FB">
        <w:rPr>
          <w:rFonts w:ascii="Helvetica" w:hAnsi="Helvetica" w:cs="Calibri"/>
        </w:rPr>
        <w:t xml:space="preserve"> were depleted.</w:t>
      </w:r>
      <w:r w:rsidR="009C66B5" w:rsidRPr="009C66B5">
        <w:rPr>
          <w:rFonts w:ascii="Helvetica" w:hAnsi="Helvetica" w:cs="Calibri"/>
        </w:rPr>
        <w:t xml:space="preserve"> </w:t>
      </w:r>
      <w:commentRangeEnd w:id="14"/>
      <w:r w:rsidR="00055C22" w:rsidRPr="009C66B5">
        <w:rPr>
          <w:rStyle w:val="Marquedecommentaire"/>
          <w:rFonts w:ascii="Helvetica" w:hAnsi="Helvetica" w:cs="Calibri"/>
          <w:sz w:val="24"/>
          <w:szCs w:val="24"/>
        </w:rPr>
        <w:commentReference w:id="14"/>
      </w:r>
      <w:r w:rsidRPr="009C66B5">
        <w:rPr>
          <w:rFonts w:ascii="Helvetica" w:hAnsi="Helvetica" w:cs="Calibri"/>
        </w:rPr>
        <w:t xml:space="preserve">The results of this project enhance our understanding of the interactions between </w:t>
      </w:r>
      <w:r w:rsidR="009C66B5" w:rsidRPr="009C66B5">
        <w:rPr>
          <w:rFonts w:ascii="Helvetica" w:hAnsi="Helvetica" w:cs="Calibri"/>
        </w:rPr>
        <w:t>coral reef benthic assemblages</w:t>
      </w:r>
      <w:r w:rsidR="009C66B5">
        <w:rPr>
          <w:rFonts w:ascii="Helvetica" w:hAnsi="Helvetica" w:cs="Calibri"/>
        </w:rPr>
        <w:t xml:space="preserve">, </w:t>
      </w:r>
      <w:r w:rsidRPr="009C66B5">
        <w:rPr>
          <w:rFonts w:ascii="Helvetica" w:hAnsi="Helvetica" w:cs="Calibri"/>
        </w:rPr>
        <w:t>bacterioplankton communities</w:t>
      </w:r>
      <w:r w:rsidR="009C66B5">
        <w:rPr>
          <w:rFonts w:ascii="Helvetica" w:hAnsi="Helvetica" w:cs="Calibri"/>
        </w:rPr>
        <w:t>, and microbial processes,</w:t>
      </w:r>
      <w:r w:rsidRPr="009C66B5">
        <w:rPr>
          <w:rFonts w:ascii="Helvetica" w:hAnsi="Helvetica" w:cs="Calibri"/>
        </w:rPr>
        <w:t xml:space="preserve"> with implications </w:t>
      </w:r>
      <w:r w:rsidR="009C66B5">
        <w:rPr>
          <w:rFonts w:ascii="Helvetica" w:hAnsi="Helvetica" w:cs="Calibri"/>
        </w:rPr>
        <w:t>on coral reef productivity, health</w:t>
      </w:r>
      <w:r w:rsidR="007B68A6">
        <w:rPr>
          <w:rFonts w:ascii="Helvetica" w:hAnsi="Helvetica" w:cs="Calibri"/>
        </w:rPr>
        <w:t xml:space="preserve">, and resilience </w:t>
      </w:r>
      <w:r w:rsidRPr="009C66B5">
        <w:rPr>
          <w:rFonts w:ascii="Helvetica" w:hAnsi="Helvetica" w:cs="Calibri"/>
        </w:rPr>
        <w:t>in the oligotrophic ecosystems of the South Pacific.</w:t>
      </w:r>
    </w:p>
    <w:p w14:paraId="46C85AFA" w14:textId="77777777" w:rsidR="00A106A1" w:rsidRPr="00F0557B" w:rsidRDefault="00A106A1" w:rsidP="00934F70">
      <w:pPr>
        <w:spacing w:line="360" w:lineRule="auto"/>
        <w:rPr>
          <w:rFonts w:ascii="Calibri" w:hAnsi="Calibri" w:cs="Calibri"/>
          <w:color w:val="000000" w:themeColor="text1"/>
        </w:rPr>
      </w:pPr>
    </w:p>
    <w:p w14:paraId="3BE6BB7B" w14:textId="7DDA1B78" w:rsidR="00A106A1" w:rsidRPr="00F0557B" w:rsidRDefault="007B68A6" w:rsidP="007B68A6">
      <w:pPr>
        <w:rPr>
          <w:rFonts w:ascii="Calibri" w:hAnsi="Calibri" w:cs="Calibri"/>
          <w:color w:val="000000" w:themeColor="text1"/>
        </w:rPr>
      </w:pPr>
      <w:r>
        <w:rPr>
          <w:rFonts w:ascii="Calibri" w:hAnsi="Calibri" w:cs="Calibri"/>
          <w:color w:val="000000" w:themeColor="text1"/>
        </w:rPr>
        <w:br w:type="page"/>
      </w:r>
    </w:p>
    <w:p w14:paraId="7B1622B7" w14:textId="77777777" w:rsidR="00D60AC0" w:rsidRDefault="009D2535" w:rsidP="007170D8">
      <w:pPr>
        <w:pStyle w:val="Pre-TOC"/>
        <w:rPr>
          <w:noProof/>
        </w:rPr>
      </w:pPr>
      <w:r w:rsidRPr="00F0557B">
        <w:rPr>
          <w:rFonts w:ascii="Calibri" w:hAnsi="Calibri" w:cs="Calibri"/>
        </w:rPr>
        <w:lastRenderedPageBreak/>
        <w:t xml:space="preserve">Table of Content </w:t>
      </w:r>
      <w:r w:rsidRPr="00F0557B">
        <w:rPr>
          <w:rFonts w:ascii="Calibri" w:hAnsi="Calibri" w:cs="Calibri"/>
        </w:rPr>
        <w:fldChar w:fldCharType="begin"/>
      </w:r>
      <w:r w:rsidRPr="00F0557B">
        <w:rPr>
          <w:rFonts w:ascii="Calibri" w:hAnsi="Calibri" w:cs="Calibri"/>
        </w:rPr>
        <w:instrText xml:space="preserve"> TOC \o "1-3" \h \z \u </w:instrText>
      </w:r>
      <w:r w:rsidRPr="00F0557B">
        <w:rPr>
          <w:rFonts w:ascii="Calibri" w:hAnsi="Calibri" w:cs="Calibri"/>
        </w:rPr>
        <w:fldChar w:fldCharType="separate"/>
      </w:r>
    </w:p>
    <w:p w14:paraId="1B3EB407" w14:textId="52964B7C" w:rsidR="00D60AC0" w:rsidRDefault="00D60AC0">
      <w:pPr>
        <w:pStyle w:val="TM1"/>
        <w:tabs>
          <w:tab w:val="right" w:leader="dot" w:pos="9350"/>
        </w:tabs>
        <w:rPr>
          <w:b w:val="0"/>
          <w:bCs w:val="0"/>
          <w:caps w:val="0"/>
          <w:noProof/>
          <w:sz w:val="24"/>
          <w:szCs w:val="24"/>
        </w:rPr>
      </w:pPr>
      <w:hyperlink w:anchor="_Toc234162405" w:history="1">
        <w:r w:rsidRPr="00F408CA">
          <w:rPr>
            <w:rStyle w:val="Lienhypertexte"/>
            <w:rFonts w:ascii="Calibri" w:hAnsi="Calibri" w:cs="Calibri"/>
            <w:noProof/>
          </w:rPr>
          <w:t>Acknowledgements</w:t>
        </w:r>
        <w:r>
          <w:rPr>
            <w:noProof/>
            <w:webHidden/>
          </w:rPr>
          <w:tab/>
        </w:r>
        <w:r>
          <w:rPr>
            <w:noProof/>
            <w:webHidden/>
          </w:rPr>
          <w:fldChar w:fldCharType="begin"/>
        </w:r>
        <w:r>
          <w:rPr>
            <w:noProof/>
            <w:webHidden/>
          </w:rPr>
          <w:instrText xml:space="preserve"> PAGEREF _Toc234162405 \h </w:instrText>
        </w:r>
        <w:r>
          <w:rPr>
            <w:noProof/>
            <w:webHidden/>
          </w:rPr>
        </w:r>
        <w:r>
          <w:rPr>
            <w:noProof/>
            <w:webHidden/>
          </w:rPr>
          <w:fldChar w:fldCharType="separate"/>
        </w:r>
        <w:r>
          <w:rPr>
            <w:noProof/>
            <w:webHidden/>
          </w:rPr>
          <w:t>iii</w:t>
        </w:r>
        <w:r>
          <w:rPr>
            <w:noProof/>
            <w:webHidden/>
          </w:rPr>
          <w:fldChar w:fldCharType="end"/>
        </w:r>
      </w:hyperlink>
    </w:p>
    <w:p w14:paraId="4F8D3973" w14:textId="65F9A4D8" w:rsidR="00D60AC0" w:rsidRDefault="00D60AC0">
      <w:pPr>
        <w:pStyle w:val="TM1"/>
        <w:tabs>
          <w:tab w:val="right" w:leader="dot" w:pos="9350"/>
        </w:tabs>
        <w:rPr>
          <w:b w:val="0"/>
          <w:bCs w:val="0"/>
          <w:caps w:val="0"/>
          <w:noProof/>
          <w:sz w:val="24"/>
          <w:szCs w:val="24"/>
        </w:rPr>
      </w:pPr>
      <w:hyperlink w:anchor="_Toc234162406" w:history="1">
        <w:r w:rsidRPr="00F408CA">
          <w:rPr>
            <w:rStyle w:val="Lienhypertexte"/>
            <w:rFonts w:ascii="Calibri" w:hAnsi="Calibri" w:cs="Calibri"/>
            <w:noProof/>
          </w:rPr>
          <w:t>Dedications</w:t>
        </w:r>
        <w:r>
          <w:rPr>
            <w:noProof/>
            <w:webHidden/>
          </w:rPr>
          <w:tab/>
        </w:r>
        <w:r>
          <w:rPr>
            <w:noProof/>
            <w:webHidden/>
          </w:rPr>
          <w:fldChar w:fldCharType="begin"/>
        </w:r>
        <w:r>
          <w:rPr>
            <w:noProof/>
            <w:webHidden/>
          </w:rPr>
          <w:instrText xml:space="preserve"> PAGEREF _Toc234162406 \h </w:instrText>
        </w:r>
        <w:r>
          <w:rPr>
            <w:noProof/>
            <w:webHidden/>
          </w:rPr>
        </w:r>
        <w:r>
          <w:rPr>
            <w:noProof/>
            <w:webHidden/>
          </w:rPr>
          <w:fldChar w:fldCharType="separate"/>
        </w:r>
        <w:r>
          <w:rPr>
            <w:noProof/>
            <w:webHidden/>
          </w:rPr>
          <w:t>iv</w:t>
        </w:r>
        <w:r>
          <w:rPr>
            <w:noProof/>
            <w:webHidden/>
          </w:rPr>
          <w:fldChar w:fldCharType="end"/>
        </w:r>
      </w:hyperlink>
    </w:p>
    <w:p w14:paraId="77E1C07F" w14:textId="70E24B35" w:rsidR="00D60AC0" w:rsidRDefault="00D60AC0">
      <w:pPr>
        <w:pStyle w:val="TM1"/>
        <w:tabs>
          <w:tab w:val="right" w:leader="dot" w:pos="9350"/>
        </w:tabs>
        <w:rPr>
          <w:b w:val="0"/>
          <w:bCs w:val="0"/>
          <w:caps w:val="0"/>
          <w:noProof/>
          <w:sz w:val="24"/>
          <w:szCs w:val="24"/>
        </w:rPr>
      </w:pPr>
      <w:hyperlink w:anchor="_Toc234162407" w:history="1">
        <w:r w:rsidRPr="00F408CA">
          <w:rPr>
            <w:rStyle w:val="Lienhypertexte"/>
            <w:rFonts w:ascii="Calibri" w:hAnsi="Calibri" w:cs="Calibri"/>
            <w:noProof/>
          </w:rPr>
          <w:t>Abstract</w:t>
        </w:r>
        <w:r>
          <w:rPr>
            <w:noProof/>
            <w:webHidden/>
          </w:rPr>
          <w:tab/>
        </w:r>
        <w:r>
          <w:rPr>
            <w:noProof/>
            <w:webHidden/>
          </w:rPr>
          <w:fldChar w:fldCharType="begin"/>
        </w:r>
        <w:r>
          <w:rPr>
            <w:noProof/>
            <w:webHidden/>
          </w:rPr>
          <w:instrText xml:space="preserve"> PAGEREF _Toc234162407 \h </w:instrText>
        </w:r>
        <w:r>
          <w:rPr>
            <w:noProof/>
            <w:webHidden/>
          </w:rPr>
        </w:r>
        <w:r>
          <w:rPr>
            <w:noProof/>
            <w:webHidden/>
          </w:rPr>
          <w:fldChar w:fldCharType="separate"/>
        </w:r>
        <w:r>
          <w:rPr>
            <w:noProof/>
            <w:webHidden/>
          </w:rPr>
          <w:t>v</w:t>
        </w:r>
        <w:r>
          <w:rPr>
            <w:noProof/>
            <w:webHidden/>
          </w:rPr>
          <w:fldChar w:fldCharType="end"/>
        </w:r>
      </w:hyperlink>
    </w:p>
    <w:p w14:paraId="2AA2D288" w14:textId="32B76AD8" w:rsidR="00D60AC0" w:rsidRDefault="00D60AC0">
      <w:pPr>
        <w:pStyle w:val="TM1"/>
        <w:tabs>
          <w:tab w:val="left" w:pos="480"/>
          <w:tab w:val="right" w:leader="dot" w:pos="9350"/>
        </w:tabs>
        <w:rPr>
          <w:b w:val="0"/>
          <w:bCs w:val="0"/>
          <w:caps w:val="0"/>
          <w:noProof/>
          <w:sz w:val="24"/>
          <w:szCs w:val="24"/>
        </w:rPr>
      </w:pPr>
      <w:hyperlink w:anchor="_Toc234162408" w:history="1">
        <w:r w:rsidRPr="00F408CA">
          <w:rPr>
            <w:rStyle w:val="Lienhypertexte"/>
            <w:rFonts w:ascii="Calibri" w:hAnsi="Calibri" w:cs="Calibri"/>
            <w:noProof/>
          </w:rPr>
          <w:t>1.</w:t>
        </w:r>
        <w:r>
          <w:rPr>
            <w:b w:val="0"/>
            <w:bCs w:val="0"/>
            <w:caps w:val="0"/>
            <w:noProof/>
            <w:sz w:val="24"/>
            <w:szCs w:val="24"/>
          </w:rPr>
          <w:tab/>
        </w:r>
        <w:r w:rsidRPr="00F408CA">
          <w:rPr>
            <w:rStyle w:val="Lienhypertexte"/>
            <w:rFonts w:ascii="Calibri" w:hAnsi="Calibri" w:cs="Calibri"/>
            <w:noProof/>
          </w:rPr>
          <w:t>Introduction</w:t>
        </w:r>
        <w:r>
          <w:rPr>
            <w:noProof/>
            <w:webHidden/>
          </w:rPr>
          <w:tab/>
        </w:r>
        <w:r>
          <w:rPr>
            <w:noProof/>
            <w:webHidden/>
          </w:rPr>
          <w:fldChar w:fldCharType="begin"/>
        </w:r>
        <w:r>
          <w:rPr>
            <w:noProof/>
            <w:webHidden/>
          </w:rPr>
          <w:instrText xml:space="preserve"> PAGEREF _Toc234162408 \h </w:instrText>
        </w:r>
        <w:r>
          <w:rPr>
            <w:noProof/>
            <w:webHidden/>
          </w:rPr>
        </w:r>
        <w:r>
          <w:rPr>
            <w:noProof/>
            <w:webHidden/>
          </w:rPr>
          <w:fldChar w:fldCharType="separate"/>
        </w:r>
        <w:r>
          <w:rPr>
            <w:noProof/>
            <w:webHidden/>
          </w:rPr>
          <w:t>1</w:t>
        </w:r>
        <w:r>
          <w:rPr>
            <w:noProof/>
            <w:webHidden/>
          </w:rPr>
          <w:fldChar w:fldCharType="end"/>
        </w:r>
      </w:hyperlink>
    </w:p>
    <w:p w14:paraId="437371C4" w14:textId="7DBC0CAD" w:rsidR="00D60AC0" w:rsidRDefault="00D60AC0">
      <w:pPr>
        <w:pStyle w:val="TM2"/>
        <w:tabs>
          <w:tab w:val="left" w:pos="960"/>
          <w:tab w:val="right" w:leader="dot" w:pos="9350"/>
        </w:tabs>
        <w:rPr>
          <w:smallCaps w:val="0"/>
          <w:noProof/>
          <w:sz w:val="24"/>
          <w:szCs w:val="24"/>
        </w:rPr>
      </w:pPr>
      <w:hyperlink w:anchor="_Toc234162409" w:history="1">
        <w:r w:rsidRPr="00F408CA">
          <w:rPr>
            <w:rStyle w:val="Lienhypertexte"/>
            <w:rFonts w:ascii="Calibri" w:hAnsi="Calibri" w:cs="Calibri"/>
            <w:b/>
            <w:bCs/>
            <w:noProof/>
          </w:rPr>
          <w:t>1.1.</w:t>
        </w:r>
        <w:r>
          <w:rPr>
            <w:smallCaps w:val="0"/>
            <w:noProof/>
            <w:sz w:val="24"/>
            <w:szCs w:val="24"/>
          </w:rPr>
          <w:tab/>
        </w:r>
        <w:r w:rsidRPr="00F408CA">
          <w:rPr>
            <w:rStyle w:val="Lienhypertexte"/>
            <w:rFonts w:ascii="Calibri" w:hAnsi="Calibri" w:cs="Calibri"/>
            <w:b/>
            <w:bCs/>
            <w:noProof/>
          </w:rPr>
          <w:t>Ecological Phase Shifts in Coral Reefs Worldwide</w:t>
        </w:r>
        <w:r>
          <w:rPr>
            <w:noProof/>
            <w:webHidden/>
          </w:rPr>
          <w:tab/>
        </w:r>
        <w:r>
          <w:rPr>
            <w:noProof/>
            <w:webHidden/>
          </w:rPr>
          <w:fldChar w:fldCharType="begin"/>
        </w:r>
        <w:r>
          <w:rPr>
            <w:noProof/>
            <w:webHidden/>
          </w:rPr>
          <w:instrText xml:space="preserve"> PAGEREF _Toc234162409 \h </w:instrText>
        </w:r>
        <w:r>
          <w:rPr>
            <w:noProof/>
            <w:webHidden/>
          </w:rPr>
        </w:r>
        <w:r>
          <w:rPr>
            <w:noProof/>
            <w:webHidden/>
          </w:rPr>
          <w:fldChar w:fldCharType="separate"/>
        </w:r>
        <w:r>
          <w:rPr>
            <w:noProof/>
            <w:webHidden/>
          </w:rPr>
          <w:t>1</w:t>
        </w:r>
        <w:r>
          <w:rPr>
            <w:noProof/>
            <w:webHidden/>
          </w:rPr>
          <w:fldChar w:fldCharType="end"/>
        </w:r>
      </w:hyperlink>
    </w:p>
    <w:p w14:paraId="3EE0352F" w14:textId="3F97B844" w:rsidR="00D60AC0" w:rsidRDefault="00D60AC0">
      <w:pPr>
        <w:pStyle w:val="TM2"/>
        <w:tabs>
          <w:tab w:val="left" w:pos="960"/>
          <w:tab w:val="right" w:leader="dot" w:pos="9350"/>
        </w:tabs>
        <w:rPr>
          <w:smallCaps w:val="0"/>
          <w:noProof/>
          <w:sz w:val="24"/>
          <w:szCs w:val="24"/>
        </w:rPr>
      </w:pPr>
      <w:hyperlink w:anchor="_Toc234162410" w:history="1">
        <w:r w:rsidRPr="00F408CA">
          <w:rPr>
            <w:rStyle w:val="Lienhypertexte"/>
            <w:rFonts w:ascii="Calibri" w:hAnsi="Calibri" w:cs="Calibri"/>
            <w:b/>
            <w:bCs/>
            <w:noProof/>
          </w:rPr>
          <w:t>1.2.</w:t>
        </w:r>
        <w:r>
          <w:rPr>
            <w:smallCaps w:val="0"/>
            <w:noProof/>
            <w:sz w:val="24"/>
            <w:szCs w:val="24"/>
          </w:rPr>
          <w:tab/>
        </w:r>
        <w:r w:rsidRPr="00F408CA">
          <w:rPr>
            <w:rStyle w:val="Lienhypertexte"/>
            <w:rFonts w:ascii="Calibri" w:hAnsi="Calibri" w:cs="Calibri"/>
            <w:b/>
            <w:bCs/>
            <w:noProof/>
          </w:rPr>
          <w:t>Effects of Organic Exudation of Benthic Primary Producers on Microbial Carbon Processing</w:t>
        </w:r>
        <w:r>
          <w:rPr>
            <w:noProof/>
            <w:webHidden/>
          </w:rPr>
          <w:tab/>
        </w:r>
        <w:r>
          <w:rPr>
            <w:noProof/>
            <w:webHidden/>
          </w:rPr>
          <w:fldChar w:fldCharType="begin"/>
        </w:r>
        <w:r>
          <w:rPr>
            <w:noProof/>
            <w:webHidden/>
          </w:rPr>
          <w:instrText xml:space="preserve"> PAGEREF _Toc234162410 \h </w:instrText>
        </w:r>
        <w:r>
          <w:rPr>
            <w:noProof/>
            <w:webHidden/>
          </w:rPr>
        </w:r>
        <w:r>
          <w:rPr>
            <w:noProof/>
            <w:webHidden/>
          </w:rPr>
          <w:fldChar w:fldCharType="separate"/>
        </w:r>
        <w:r>
          <w:rPr>
            <w:noProof/>
            <w:webHidden/>
          </w:rPr>
          <w:t>2</w:t>
        </w:r>
        <w:r>
          <w:rPr>
            <w:noProof/>
            <w:webHidden/>
          </w:rPr>
          <w:fldChar w:fldCharType="end"/>
        </w:r>
      </w:hyperlink>
    </w:p>
    <w:p w14:paraId="3A6522C4" w14:textId="18EAC98A" w:rsidR="00D60AC0" w:rsidRDefault="00D60AC0">
      <w:pPr>
        <w:pStyle w:val="TM2"/>
        <w:tabs>
          <w:tab w:val="left" w:pos="960"/>
          <w:tab w:val="right" w:leader="dot" w:pos="9350"/>
        </w:tabs>
        <w:rPr>
          <w:smallCaps w:val="0"/>
          <w:noProof/>
          <w:sz w:val="24"/>
          <w:szCs w:val="24"/>
        </w:rPr>
      </w:pPr>
      <w:hyperlink w:anchor="_Toc234162411" w:history="1">
        <w:r w:rsidRPr="00F408CA">
          <w:rPr>
            <w:rStyle w:val="Lienhypertexte"/>
            <w:rFonts w:ascii="Calibri" w:hAnsi="Calibri" w:cs="Calibri"/>
            <w:b/>
            <w:bCs/>
            <w:noProof/>
          </w:rPr>
          <w:t>1.3.</w:t>
        </w:r>
        <w:r>
          <w:rPr>
            <w:smallCaps w:val="0"/>
            <w:noProof/>
            <w:sz w:val="24"/>
            <w:szCs w:val="24"/>
          </w:rPr>
          <w:tab/>
        </w:r>
        <w:r w:rsidRPr="00F408CA">
          <w:rPr>
            <w:rStyle w:val="Lienhypertexte"/>
            <w:rFonts w:ascii="Calibri" w:hAnsi="Calibri" w:cs="Calibri"/>
            <w:b/>
            <w:bCs/>
            <w:noProof/>
          </w:rPr>
          <w:t>Exudate Composition Influences Microbial Community Structure</w:t>
        </w:r>
        <w:r>
          <w:rPr>
            <w:noProof/>
            <w:webHidden/>
          </w:rPr>
          <w:tab/>
        </w:r>
        <w:r>
          <w:rPr>
            <w:noProof/>
            <w:webHidden/>
          </w:rPr>
          <w:fldChar w:fldCharType="begin"/>
        </w:r>
        <w:r>
          <w:rPr>
            <w:noProof/>
            <w:webHidden/>
          </w:rPr>
          <w:instrText xml:space="preserve"> PAGEREF _Toc234162411 \h </w:instrText>
        </w:r>
        <w:r>
          <w:rPr>
            <w:noProof/>
            <w:webHidden/>
          </w:rPr>
        </w:r>
        <w:r>
          <w:rPr>
            <w:noProof/>
            <w:webHidden/>
          </w:rPr>
          <w:fldChar w:fldCharType="separate"/>
        </w:r>
        <w:r>
          <w:rPr>
            <w:noProof/>
            <w:webHidden/>
          </w:rPr>
          <w:t>2</w:t>
        </w:r>
        <w:r>
          <w:rPr>
            <w:noProof/>
            <w:webHidden/>
          </w:rPr>
          <w:fldChar w:fldCharType="end"/>
        </w:r>
      </w:hyperlink>
    </w:p>
    <w:p w14:paraId="54F3991C" w14:textId="497E13CD" w:rsidR="00D60AC0" w:rsidRDefault="00D60AC0">
      <w:pPr>
        <w:pStyle w:val="TM2"/>
        <w:tabs>
          <w:tab w:val="left" w:pos="960"/>
          <w:tab w:val="right" w:leader="dot" w:pos="9350"/>
        </w:tabs>
        <w:rPr>
          <w:smallCaps w:val="0"/>
          <w:noProof/>
          <w:sz w:val="24"/>
          <w:szCs w:val="24"/>
        </w:rPr>
      </w:pPr>
      <w:hyperlink w:anchor="_Toc234162412" w:history="1">
        <w:r w:rsidRPr="00F408CA">
          <w:rPr>
            <w:rStyle w:val="Lienhypertexte"/>
            <w:rFonts w:ascii="Calibri" w:hAnsi="Calibri" w:cs="Calibri"/>
            <w:b/>
            <w:bCs/>
            <w:noProof/>
          </w:rPr>
          <w:t>1.4.</w:t>
        </w:r>
        <w:r>
          <w:rPr>
            <w:smallCaps w:val="0"/>
            <w:noProof/>
            <w:sz w:val="24"/>
            <w:szCs w:val="24"/>
          </w:rPr>
          <w:tab/>
        </w:r>
        <w:r w:rsidRPr="00F408CA">
          <w:rPr>
            <w:rStyle w:val="Lienhypertexte"/>
            <w:rFonts w:ascii="Calibri" w:hAnsi="Calibri" w:cs="Calibri"/>
            <w:b/>
            <w:bCs/>
            <w:noProof/>
          </w:rPr>
          <w:t>Mo’orea Coral Reefs: a Case Study of the Effects of Benthic Community Alteration on Coral Reef Biogeochemistry</w:t>
        </w:r>
        <w:r>
          <w:rPr>
            <w:noProof/>
            <w:webHidden/>
          </w:rPr>
          <w:tab/>
        </w:r>
        <w:r>
          <w:rPr>
            <w:noProof/>
            <w:webHidden/>
          </w:rPr>
          <w:fldChar w:fldCharType="begin"/>
        </w:r>
        <w:r>
          <w:rPr>
            <w:noProof/>
            <w:webHidden/>
          </w:rPr>
          <w:instrText xml:space="preserve"> PAGEREF _Toc234162412 \h </w:instrText>
        </w:r>
        <w:r>
          <w:rPr>
            <w:noProof/>
            <w:webHidden/>
          </w:rPr>
        </w:r>
        <w:r>
          <w:rPr>
            <w:noProof/>
            <w:webHidden/>
          </w:rPr>
          <w:fldChar w:fldCharType="separate"/>
        </w:r>
        <w:r>
          <w:rPr>
            <w:noProof/>
            <w:webHidden/>
          </w:rPr>
          <w:t>3</w:t>
        </w:r>
        <w:r>
          <w:rPr>
            <w:noProof/>
            <w:webHidden/>
          </w:rPr>
          <w:fldChar w:fldCharType="end"/>
        </w:r>
      </w:hyperlink>
    </w:p>
    <w:p w14:paraId="2045B432" w14:textId="64219751" w:rsidR="00D60AC0" w:rsidRDefault="00D60AC0">
      <w:pPr>
        <w:pStyle w:val="TM2"/>
        <w:tabs>
          <w:tab w:val="left" w:pos="960"/>
          <w:tab w:val="right" w:leader="dot" w:pos="9350"/>
        </w:tabs>
        <w:rPr>
          <w:smallCaps w:val="0"/>
          <w:noProof/>
          <w:sz w:val="24"/>
          <w:szCs w:val="24"/>
        </w:rPr>
      </w:pPr>
      <w:hyperlink w:anchor="_Toc234162413" w:history="1">
        <w:r w:rsidRPr="00F408CA">
          <w:rPr>
            <w:rStyle w:val="Lienhypertexte"/>
            <w:rFonts w:ascii="Calibri" w:hAnsi="Calibri" w:cs="Calibri"/>
            <w:b/>
            <w:bCs/>
            <w:noProof/>
          </w:rPr>
          <w:t>1.5.</w:t>
        </w:r>
        <w:r>
          <w:rPr>
            <w:smallCaps w:val="0"/>
            <w:noProof/>
            <w:sz w:val="24"/>
            <w:szCs w:val="24"/>
          </w:rPr>
          <w:tab/>
        </w:r>
        <w:r w:rsidRPr="00F408CA">
          <w:rPr>
            <w:rStyle w:val="Lienhypertexte"/>
            <w:rFonts w:ascii="Calibri" w:hAnsi="Calibri" w:cs="Calibri"/>
            <w:b/>
            <w:bCs/>
            <w:noProof/>
          </w:rPr>
          <w:t>Project Objectives</w:t>
        </w:r>
        <w:r>
          <w:rPr>
            <w:noProof/>
            <w:webHidden/>
          </w:rPr>
          <w:tab/>
        </w:r>
        <w:r>
          <w:rPr>
            <w:noProof/>
            <w:webHidden/>
          </w:rPr>
          <w:fldChar w:fldCharType="begin"/>
        </w:r>
        <w:r>
          <w:rPr>
            <w:noProof/>
            <w:webHidden/>
          </w:rPr>
          <w:instrText xml:space="preserve"> PAGEREF _Toc234162413 \h </w:instrText>
        </w:r>
        <w:r>
          <w:rPr>
            <w:noProof/>
            <w:webHidden/>
          </w:rPr>
        </w:r>
        <w:r>
          <w:rPr>
            <w:noProof/>
            <w:webHidden/>
          </w:rPr>
          <w:fldChar w:fldCharType="separate"/>
        </w:r>
        <w:r>
          <w:rPr>
            <w:noProof/>
            <w:webHidden/>
          </w:rPr>
          <w:t>4</w:t>
        </w:r>
        <w:r>
          <w:rPr>
            <w:noProof/>
            <w:webHidden/>
          </w:rPr>
          <w:fldChar w:fldCharType="end"/>
        </w:r>
      </w:hyperlink>
    </w:p>
    <w:p w14:paraId="2D1EA0A8" w14:textId="3F67D9C9" w:rsidR="00D60AC0" w:rsidRDefault="00D60AC0">
      <w:pPr>
        <w:pStyle w:val="TM1"/>
        <w:tabs>
          <w:tab w:val="left" w:pos="480"/>
          <w:tab w:val="right" w:leader="dot" w:pos="9350"/>
        </w:tabs>
        <w:rPr>
          <w:b w:val="0"/>
          <w:bCs w:val="0"/>
          <w:caps w:val="0"/>
          <w:noProof/>
          <w:sz w:val="24"/>
          <w:szCs w:val="24"/>
        </w:rPr>
      </w:pPr>
      <w:hyperlink w:anchor="_Toc234162414" w:history="1">
        <w:r w:rsidRPr="00F408CA">
          <w:rPr>
            <w:rStyle w:val="Lienhypertexte"/>
            <w:rFonts w:ascii="Calibri" w:hAnsi="Calibri" w:cs="Calibri"/>
            <w:noProof/>
          </w:rPr>
          <w:t>2.</w:t>
        </w:r>
        <w:r>
          <w:rPr>
            <w:b w:val="0"/>
            <w:bCs w:val="0"/>
            <w:caps w:val="0"/>
            <w:noProof/>
            <w:sz w:val="24"/>
            <w:szCs w:val="24"/>
          </w:rPr>
          <w:tab/>
        </w:r>
        <w:r w:rsidRPr="00F408CA">
          <w:rPr>
            <w:rStyle w:val="Lienhypertexte"/>
            <w:rFonts w:ascii="Calibri" w:hAnsi="Calibri" w:cs="Calibri"/>
            <w:noProof/>
          </w:rPr>
          <w:t>Methods and Materials</w:t>
        </w:r>
        <w:r>
          <w:rPr>
            <w:noProof/>
            <w:webHidden/>
          </w:rPr>
          <w:tab/>
        </w:r>
        <w:r>
          <w:rPr>
            <w:noProof/>
            <w:webHidden/>
          </w:rPr>
          <w:fldChar w:fldCharType="begin"/>
        </w:r>
        <w:r>
          <w:rPr>
            <w:noProof/>
            <w:webHidden/>
          </w:rPr>
          <w:instrText xml:space="preserve"> PAGEREF _Toc234162414 \h </w:instrText>
        </w:r>
        <w:r>
          <w:rPr>
            <w:noProof/>
            <w:webHidden/>
          </w:rPr>
        </w:r>
        <w:r>
          <w:rPr>
            <w:noProof/>
            <w:webHidden/>
          </w:rPr>
          <w:fldChar w:fldCharType="separate"/>
        </w:r>
        <w:r>
          <w:rPr>
            <w:noProof/>
            <w:webHidden/>
          </w:rPr>
          <w:t>5</w:t>
        </w:r>
        <w:r>
          <w:rPr>
            <w:noProof/>
            <w:webHidden/>
          </w:rPr>
          <w:fldChar w:fldCharType="end"/>
        </w:r>
      </w:hyperlink>
    </w:p>
    <w:p w14:paraId="0B06133E" w14:textId="34DF8807" w:rsidR="00D60AC0" w:rsidRDefault="00D60AC0">
      <w:pPr>
        <w:pStyle w:val="TM2"/>
        <w:tabs>
          <w:tab w:val="left" w:pos="960"/>
          <w:tab w:val="right" w:leader="dot" w:pos="9350"/>
        </w:tabs>
        <w:rPr>
          <w:smallCaps w:val="0"/>
          <w:noProof/>
          <w:sz w:val="24"/>
          <w:szCs w:val="24"/>
        </w:rPr>
      </w:pPr>
      <w:hyperlink w:anchor="_Toc234162415" w:history="1">
        <w:r w:rsidRPr="00F408CA">
          <w:rPr>
            <w:rStyle w:val="Lienhypertexte"/>
            <w:rFonts w:ascii="Calibri" w:hAnsi="Calibri" w:cs="Calibri"/>
            <w:b/>
            <w:bCs/>
            <w:noProof/>
          </w:rPr>
          <w:t>2.1.</w:t>
        </w:r>
        <w:r>
          <w:rPr>
            <w:smallCaps w:val="0"/>
            <w:noProof/>
            <w:sz w:val="24"/>
            <w:szCs w:val="24"/>
          </w:rPr>
          <w:tab/>
        </w:r>
        <w:r w:rsidRPr="00F408CA">
          <w:rPr>
            <w:rStyle w:val="Lienhypertexte"/>
            <w:rFonts w:ascii="Calibri" w:hAnsi="Calibri" w:cs="Calibri"/>
            <w:b/>
            <w:bCs/>
            <w:noProof/>
          </w:rPr>
          <w:t>Site Description Overview</w:t>
        </w:r>
        <w:r>
          <w:rPr>
            <w:noProof/>
            <w:webHidden/>
          </w:rPr>
          <w:tab/>
        </w:r>
        <w:r>
          <w:rPr>
            <w:noProof/>
            <w:webHidden/>
          </w:rPr>
          <w:fldChar w:fldCharType="begin"/>
        </w:r>
        <w:r>
          <w:rPr>
            <w:noProof/>
            <w:webHidden/>
          </w:rPr>
          <w:instrText xml:space="preserve"> PAGEREF _Toc234162415 \h </w:instrText>
        </w:r>
        <w:r>
          <w:rPr>
            <w:noProof/>
            <w:webHidden/>
          </w:rPr>
        </w:r>
        <w:r>
          <w:rPr>
            <w:noProof/>
            <w:webHidden/>
          </w:rPr>
          <w:fldChar w:fldCharType="separate"/>
        </w:r>
        <w:r>
          <w:rPr>
            <w:noProof/>
            <w:webHidden/>
          </w:rPr>
          <w:t>5</w:t>
        </w:r>
        <w:r>
          <w:rPr>
            <w:noProof/>
            <w:webHidden/>
          </w:rPr>
          <w:fldChar w:fldCharType="end"/>
        </w:r>
      </w:hyperlink>
    </w:p>
    <w:p w14:paraId="031CEC92" w14:textId="7F55F861" w:rsidR="00D60AC0" w:rsidRDefault="00D60AC0">
      <w:pPr>
        <w:pStyle w:val="TM2"/>
        <w:tabs>
          <w:tab w:val="left" w:pos="960"/>
          <w:tab w:val="right" w:leader="dot" w:pos="9350"/>
        </w:tabs>
        <w:rPr>
          <w:smallCaps w:val="0"/>
          <w:noProof/>
          <w:sz w:val="24"/>
          <w:szCs w:val="24"/>
        </w:rPr>
      </w:pPr>
      <w:hyperlink w:anchor="_Toc234162416" w:history="1">
        <w:r w:rsidRPr="00F408CA">
          <w:rPr>
            <w:rStyle w:val="Lienhypertexte"/>
            <w:rFonts w:ascii="Calibri" w:hAnsi="Calibri" w:cs="Calibri"/>
            <w:b/>
            <w:bCs/>
            <w:noProof/>
          </w:rPr>
          <w:t>2.2.</w:t>
        </w:r>
        <w:r>
          <w:rPr>
            <w:smallCaps w:val="0"/>
            <w:noProof/>
            <w:sz w:val="24"/>
            <w:szCs w:val="24"/>
          </w:rPr>
          <w:tab/>
        </w:r>
        <w:r w:rsidRPr="00F408CA">
          <w:rPr>
            <w:rStyle w:val="Lienhypertexte"/>
            <w:rFonts w:ascii="Calibri" w:hAnsi="Calibri" w:cs="Calibri"/>
            <w:b/>
            <w:bCs/>
            <w:noProof/>
          </w:rPr>
          <w:t>Benthic Organism Collection for Mesocosm Communities</w:t>
        </w:r>
        <w:r>
          <w:rPr>
            <w:noProof/>
            <w:webHidden/>
          </w:rPr>
          <w:tab/>
        </w:r>
        <w:r>
          <w:rPr>
            <w:noProof/>
            <w:webHidden/>
          </w:rPr>
          <w:fldChar w:fldCharType="begin"/>
        </w:r>
        <w:r>
          <w:rPr>
            <w:noProof/>
            <w:webHidden/>
          </w:rPr>
          <w:instrText xml:space="preserve"> PAGEREF _Toc234162416 \h </w:instrText>
        </w:r>
        <w:r>
          <w:rPr>
            <w:noProof/>
            <w:webHidden/>
          </w:rPr>
        </w:r>
        <w:r>
          <w:rPr>
            <w:noProof/>
            <w:webHidden/>
          </w:rPr>
          <w:fldChar w:fldCharType="separate"/>
        </w:r>
        <w:r>
          <w:rPr>
            <w:noProof/>
            <w:webHidden/>
          </w:rPr>
          <w:t>5</w:t>
        </w:r>
        <w:r>
          <w:rPr>
            <w:noProof/>
            <w:webHidden/>
          </w:rPr>
          <w:fldChar w:fldCharType="end"/>
        </w:r>
      </w:hyperlink>
    </w:p>
    <w:p w14:paraId="07AC559D" w14:textId="021B1FAF" w:rsidR="00D60AC0" w:rsidRDefault="00D60AC0">
      <w:pPr>
        <w:pStyle w:val="TM2"/>
        <w:tabs>
          <w:tab w:val="left" w:pos="960"/>
          <w:tab w:val="right" w:leader="dot" w:pos="9350"/>
        </w:tabs>
        <w:rPr>
          <w:smallCaps w:val="0"/>
          <w:noProof/>
          <w:sz w:val="24"/>
          <w:szCs w:val="24"/>
        </w:rPr>
      </w:pPr>
      <w:hyperlink w:anchor="_Toc234162417" w:history="1">
        <w:r w:rsidRPr="00F408CA">
          <w:rPr>
            <w:rStyle w:val="Lienhypertexte"/>
            <w:rFonts w:ascii="Calibri" w:hAnsi="Calibri" w:cs="Calibri"/>
            <w:b/>
            <w:bCs/>
            <w:noProof/>
          </w:rPr>
          <w:t>2.3.</w:t>
        </w:r>
        <w:r>
          <w:rPr>
            <w:smallCaps w:val="0"/>
            <w:noProof/>
            <w:sz w:val="24"/>
            <w:szCs w:val="24"/>
          </w:rPr>
          <w:tab/>
        </w:r>
        <w:r w:rsidRPr="00F408CA">
          <w:rPr>
            <w:rStyle w:val="Lienhypertexte"/>
            <w:rFonts w:ascii="Calibri" w:hAnsi="Calibri" w:cs="Calibri"/>
            <w:b/>
            <w:bCs/>
            <w:noProof/>
          </w:rPr>
          <w:t>Mesocosm Experiment Set Up</w:t>
        </w:r>
        <w:r>
          <w:rPr>
            <w:noProof/>
            <w:webHidden/>
          </w:rPr>
          <w:tab/>
        </w:r>
        <w:r>
          <w:rPr>
            <w:noProof/>
            <w:webHidden/>
          </w:rPr>
          <w:fldChar w:fldCharType="begin"/>
        </w:r>
        <w:r>
          <w:rPr>
            <w:noProof/>
            <w:webHidden/>
          </w:rPr>
          <w:instrText xml:space="preserve"> PAGEREF _Toc234162417 \h </w:instrText>
        </w:r>
        <w:r>
          <w:rPr>
            <w:noProof/>
            <w:webHidden/>
          </w:rPr>
        </w:r>
        <w:r>
          <w:rPr>
            <w:noProof/>
            <w:webHidden/>
          </w:rPr>
          <w:fldChar w:fldCharType="separate"/>
        </w:r>
        <w:r>
          <w:rPr>
            <w:noProof/>
            <w:webHidden/>
          </w:rPr>
          <w:t>6</w:t>
        </w:r>
        <w:r>
          <w:rPr>
            <w:noProof/>
            <w:webHidden/>
          </w:rPr>
          <w:fldChar w:fldCharType="end"/>
        </w:r>
      </w:hyperlink>
    </w:p>
    <w:p w14:paraId="795D20D4" w14:textId="0F5DFF94" w:rsidR="00D60AC0" w:rsidRDefault="00D60AC0">
      <w:pPr>
        <w:pStyle w:val="TM2"/>
        <w:tabs>
          <w:tab w:val="left" w:pos="960"/>
          <w:tab w:val="right" w:leader="dot" w:pos="9350"/>
        </w:tabs>
        <w:rPr>
          <w:smallCaps w:val="0"/>
          <w:noProof/>
          <w:sz w:val="24"/>
          <w:szCs w:val="24"/>
        </w:rPr>
      </w:pPr>
      <w:hyperlink w:anchor="_Toc234162418" w:history="1">
        <w:r w:rsidRPr="00F408CA">
          <w:rPr>
            <w:rStyle w:val="Lienhypertexte"/>
            <w:rFonts w:ascii="Calibri" w:hAnsi="Calibri" w:cs="Calibri"/>
            <w:b/>
            <w:bCs/>
            <w:noProof/>
          </w:rPr>
          <w:t>2.4.</w:t>
        </w:r>
        <w:r>
          <w:rPr>
            <w:smallCaps w:val="0"/>
            <w:noProof/>
            <w:sz w:val="24"/>
            <w:szCs w:val="24"/>
          </w:rPr>
          <w:tab/>
        </w:r>
        <w:r w:rsidRPr="00F408CA">
          <w:rPr>
            <w:rStyle w:val="Lienhypertexte"/>
            <w:rFonts w:ascii="Calibri" w:hAnsi="Calibri" w:cs="Calibri"/>
            <w:b/>
            <w:bCs/>
            <w:noProof/>
          </w:rPr>
          <w:t>Water Sample Collection</w:t>
        </w:r>
        <w:r>
          <w:rPr>
            <w:noProof/>
            <w:webHidden/>
          </w:rPr>
          <w:tab/>
        </w:r>
        <w:r>
          <w:rPr>
            <w:noProof/>
            <w:webHidden/>
          </w:rPr>
          <w:fldChar w:fldCharType="begin"/>
        </w:r>
        <w:r>
          <w:rPr>
            <w:noProof/>
            <w:webHidden/>
          </w:rPr>
          <w:instrText xml:space="preserve"> PAGEREF _Toc234162418 \h </w:instrText>
        </w:r>
        <w:r>
          <w:rPr>
            <w:noProof/>
            <w:webHidden/>
          </w:rPr>
        </w:r>
        <w:r>
          <w:rPr>
            <w:noProof/>
            <w:webHidden/>
          </w:rPr>
          <w:fldChar w:fldCharType="separate"/>
        </w:r>
        <w:r>
          <w:rPr>
            <w:noProof/>
            <w:webHidden/>
          </w:rPr>
          <w:t>7</w:t>
        </w:r>
        <w:r>
          <w:rPr>
            <w:noProof/>
            <w:webHidden/>
          </w:rPr>
          <w:fldChar w:fldCharType="end"/>
        </w:r>
      </w:hyperlink>
    </w:p>
    <w:p w14:paraId="04C17014" w14:textId="5CE73CCC" w:rsidR="00D60AC0" w:rsidRDefault="00D60AC0">
      <w:pPr>
        <w:pStyle w:val="TM2"/>
        <w:tabs>
          <w:tab w:val="left" w:pos="960"/>
          <w:tab w:val="right" w:leader="dot" w:pos="9350"/>
        </w:tabs>
        <w:rPr>
          <w:smallCaps w:val="0"/>
          <w:noProof/>
          <w:sz w:val="24"/>
          <w:szCs w:val="24"/>
        </w:rPr>
      </w:pPr>
      <w:hyperlink w:anchor="_Toc234162419" w:history="1">
        <w:r w:rsidRPr="00F408CA">
          <w:rPr>
            <w:rStyle w:val="Lienhypertexte"/>
            <w:rFonts w:ascii="Calibri" w:hAnsi="Calibri" w:cs="Calibri"/>
            <w:b/>
            <w:bCs/>
            <w:noProof/>
          </w:rPr>
          <w:t>2.5.</w:t>
        </w:r>
        <w:r>
          <w:rPr>
            <w:smallCaps w:val="0"/>
            <w:noProof/>
            <w:sz w:val="24"/>
            <w:szCs w:val="24"/>
          </w:rPr>
          <w:tab/>
        </w:r>
        <w:r w:rsidRPr="00F408CA">
          <w:rPr>
            <w:rStyle w:val="Lienhypertexte"/>
            <w:rFonts w:ascii="Calibri" w:hAnsi="Calibri" w:cs="Calibri"/>
            <w:b/>
            <w:bCs/>
            <w:noProof/>
          </w:rPr>
          <w:t>Subsample Collection and Laboratory Analysis</w:t>
        </w:r>
        <w:r>
          <w:rPr>
            <w:noProof/>
            <w:webHidden/>
          </w:rPr>
          <w:tab/>
        </w:r>
        <w:r>
          <w:rPr>
            <w:noProof/>
            <w:webHidden/>
          </w:rPr>
          <w:fldChar w:fldCharType="begin"/>
        </w:r>
        <w:r>
          <w:rPr>
            <w:noProof/>
            <w:webHidden/>
          </w:rPr>
          <w:instrText xml:space="preserve"> PAGEREF _Toc234162419 \h </w:instrText>
        </w:r>
        <w:r>
          <w:rPr>
            <w:noProof/>
            <w:webHidden/>
          </w:rPr>
        </w:r>
        <w:r>
          <w:rPr>
            <w:noProof/>
            <w:webHidden/>
          </w:rPr>
          <w:fldChar w:fldCharType="separate"/>
        </w:r>
        <w:r>
          <w:rPr>
            <w:noProof/>
            <w:webHidden/>
          </w:rPr>
          <w:t>8</w:t>
        </w:r>
        <w:r>
          <w:rPr>
            <w:noProof/>
            <w:webHidden/>
          </w:rPr>
          <w:fldChar w:fldCharType="end"/>
        </w:r>
      </w:hyperlink>
    </w:p>
    <w:p w14:paraId="0BF55841" w14:textId="57FB3F3A" w:rsidR="00D60AC0" w:rsidRDefault="00D60AC0">
      <w:pPr>
        <w:pStyle w:val="TM3"/>
        <w:tabs>
          <w:tab w:val="left" w:pos="1200"/>
          <w:tab w:val="right" w:leader="dot" w:pos="9350"/>
        </w:tabs>
        <w:rPr>
          <w:i w:val="0"/>
          <w:iCs w:val="0"/>
          <w:noProof/>
          <w:sz w:val="24"/>
          <w:szCs w:val="24"/>
        </w:rPr>
      </w:pPr>
      <w:hyperlink w:anchor="_Toc234162420" w:history="1">
        <w:r w:rsidRPr="00F408CA">
          <w:rPr>
            <w:rStyle w:val="Lienhypertexte"/>
            <w:rFonts w:ascii="Calibri" w:hAnsi="Calibri" w:cs="Calibri"/>
            <w:b/>
            <w:bCs/>
            <w:noProof/>
          </w:rPr>
          <w:t>2.5.1.</w:t>
        </w:r>
        <w:r>
          <w:rPr>
            <w:i w:val="0"/>
            <w:iCs w:val="0"/>
            <w:noProof/>
            <w:sz w:val="24"/>
            <w:szCs w:val="24"/>
          </w:rPr>
          <w:tab/>
        </w:r>
        <w:r w:rsidRPr="00F408CA">
          <w:rPr>
            <w:rStyle w:val="Lienhypertexte"/>
            <w:rFonts w:ascii="Calibri" w:hAnsi="Calibri" w:cs="Calibri"/>
            <w:b/>
            <w:bCs/>
            <w:noProof/>
          </w:rPr>
          <w:t>Dissolved Organic Carbon (DOC)</w:t>
        </w:r>
        <w:r>
          <w:rPr>
            <w:noProof/>
            <w:webHidden/>
          </w:rPr>
          <w:tab/>
        </w:r>
        <w:r>
          <w:rPr>
            <w:noProof/>
            <w:webHidden/>
          </w:rPr>
          <w:fldChar w:fldCharType="begin"/>
        </w:r>
        <w:r>
          <w:rPr>
            <w:noProof/>
            <w:webHidden/>
          </w:rPr>
          <w:instrText xml:space="preserve"> PAGEREF _Toc234162420 \h </w:instrText>
        </w:r>
        <w:r>
          <w:rPr>
            <w:noProof/>
            <w:webHidden/>
          </w:rPr>
        </w:r>
        <w:r>
          <w:rPr>
            <w:noProof/>
            <w:webHidden/>
          </w:rPr>
          <w:fldChar w:fldCharType="separate"/>
        </w:r>
        <w:r>
          <w:rPr>
            <w:noProof/>
            <w:webHidden/>
          </w:rPr>
          <w:t>8</w:t>
        </w:r>
        <w:r>
          <w:rPr>
            <w:noProof/>
            <w:webHidden/>
          </w:rPr>
          <w:fldChar w:fldCharType="end"/>
        </w:r>
      </w:hyperlink>
    </w:p>
    <w:p w14:paraId="5E4776CD" w14:textId="367D1E5F" w:rsidR="00D60AC0" w:rsidRDefault="00D60AC0">
      <w:pPr>
        <w:pStyle w:val="TM3"/>
        <w:tabs>
          <w:tab w:val="left" w:pos="1200"/>
          <w:tab w:val="right" w:leader="dot" w:pos="9350"/>
        </w:tabs>
        <w:rPr>
          <w:i w:val="0"/>
          <w:iCs w:val="0"/>
          <w:noProof/>
          <w:sz w:val="24"/>
          <w:szCs w:val="24"/>
        </w:rPr>
      </w:pPr>
      <w:hyperlink w:anchor="_Toc234162421" w:history="1">
        <w:r w:rsidRPr="00F408CA">
          <w:rPr>
            <w:rStyle w:val="Lienhypertexte"/>
            <w:rFonts w:ascii="Calibri" w:hAnsi="Calibri" w:cs="Calibri"/>
            <w:b/>
            <w:bCs/>
            <w:noProof/>
          </w:rPr>
          <w:t>2.5.2.</w:t>
        </w:r>
        <w:r>
          <w:rPr>
            <w:i w:val="0"/>
            <w:iCs w:val="0"/>
            <w:noProof/>
            <w:sz w:val="24"/>
            <w:szCs w:val="24"/>
          </w:rPr>
          <w:tab/>
        </w:r>
        <w:r w:rsidRPr="00F408CA">
          <w:rPr>
            <w:rStyle w:val="Lienhypertexte"/>
            <w:rFonts w:ascii="Calibri" w:hAnsi="Calibri" w:cs="Calibri"/>
            <w:b/>
            <w:bCs/>
            <w:noProof/>
          </w:rPr>
          <w:t>Fluorescent Dissolved Organic Matter (fDOM) and Nutrients</w:t>
        </w:r>
        <w:r>
          <w:rPr>
            <w:noProof/>
            <w:webHidden/>
          </w:rPr>
          <w:tab/>
        </w:r>
        <w:r>
          <w:rPr>
            <w:noProof/>
            <w:webHidden/>
          </w:rPr>
          <w:fldChar w:fldCharType="begin"/>
        </w:r>
        <w:r>
          <w:rPr>
            <w:noProof/>
            <w:webHidden/>
          </w:rPr>
          <w:instrText xml:space="preserve"> PAGEREF _Toc234162421 \h </w:instrText>
        </w:r>
        <w:r>
          <w:rPr>
            <w:noProof/>
            <w:webHidden/>
          </w:rPr>
        </w:r>
        <w:r>
          <w:rPr>
            <w:noProof/>
            <w:webHidden/>
          </w:rPr>
          <w:fldChar w:fldCharType="separate"/>
        </w:r>
        <w:r>
          <w:rPr>
            <w:noProof/>
            <w:webHidden/>
          </w:rPr>
          <w:t>9</w:t>
        </w:r>
        <w:r>
          <w:rPr>
            <w:noProof/>
            <w:webHidden/>
          </w:rPr>
          <w:fldChar w:fldCharType="end"/>
        </w:r>
      </w:hyperlink>
    </w:p>
    <w:p w14:paraId="76A5715C" w14:textId="7FC37AF4" w:rsidR="00D60AC0" w:rsidRDefault="00D60AC0">
      <w:pPr>
        <w:pStyle w:val="TM3"/>
        <w:tabs>
          <w:tab w:val="left" w:pos="1200"/>
          <w:tab w:val="right" w:leader="dot" w:pos="9350"/>
        </w:tabs>
        <w:rPr>
          <w:i w:val="0"/>
          <w:iCs w:val="0"/>
          <w:noProof/>
          <w:sz w:val="24"/>
          <w:szCs w:val="24"/>
        </w:rPr>
      </w:pPr>
      <w:hyperlink w:anchor="_Toc234162422" w:history="1">
        <w:r w:rsidRPr="00F408CA">
          <w:rPr>
            <w:rStyle w:val="Lienhypertexte"/>
            <w:rFonts w:ascii="Calibri" w:hAnsi="Calibri" w:cs="Calibri"/>
            <w:b/>
            <w:bCs/>
            <w:noProof/>
          </w:rPr>
          <w:t>2.5.3.</w:t>
        </w:r>
        <w:r>
          <w:rPr>
            <w:i w:val="0"/>
            <w:iCs w:val="0"/>
            <w:noProof/>
            <w:sz w:val="24"/>
            <w:szCs w:val="24"/>
          </w:rPr>
          <w:tab/>
        </w:r>
        <w:r w:rsidRPr="00F408CA">
          <w:rPr>
            <w:rStyle w:val="Lienhypertexte"/>
            <w:rFonts w:ascii="Calibri" w:hAnsi="Calibri" w:cs="Calibri"/>
            <w:b/>
            <w:bCs/>
            <w:noProof/>
          </w:rPr>
          <w:t>Chlorophyll-a</w:t>
        </w:r>
        <w:r>
          <w:rPr>
            <w:noProof/>
            <w:webHidden/>
          </w:rPr>
          <w:tab/>
        </w:r>
        <w:r>
          <w:rPr>
            <w:noProof/>
            <w:webHidden/>
          </w:rPr>
          <w:fldChar w:fldCharType="begin"/>
        </w:r>
        <w:r>
          <w:rPr>
            <w:noProof/>
            <w:webHidden/>
          </w:rPr>
          <w:instrText xml:space="preserve"> PAGEREF _Toc234162422 \h </w:instrText>
        </w:r>
        <w:r>
          <w:rPr>
            <w:noProof/>
            <w:webHidden/>
          </w:rPr>
        </w:r>
        <w:r>
          <w:rPr>
            <w:noProof/>
            <w:webHidden/>
          </w:rPr>
          <w:fldChar w:fldCharType="separate"/>
        </w:r>
        <w:r>
          <w:rPr>
            <w:noProof/>
            <w:webHidden/>
          </w:rPr>
          <w:t>10</w:t>
        </w:r>
        <w:r>
          <w:rPr>
            <w:noProof/>
            <w:webHidden/>
          </w:rPr>
          <w:fldChar w:fldCharType="end"/>
        </w:r>
      </w:hyperlink>
    </w:p>
    <w:p w14:paraId="43FABCED" w14:textId="7F718655" w:rsidR="00D60AC0" w:rsidRDefault="00D60AC0">
      <w:pPr>
        <w:pStyle w:val="TM3"/>
        <w:tabs>
          <w:tab w:val="left" w:pos="1200"/>
          <w:tab w:val="right" w:leader="dot" w:pos="9350"/>
        </w:tabs>
        <w:rPr>
          <w:i w:val="0"/>
          <w:iCs w:val="0"/>
          <w:noProof/>
          <w:sz w:val="24"/>
          <w:szCs w:val="24"/>
        </w:rPr>
      </w:pPr>
      <w:hyperlink w:anchor="_Toc234162423" w:history="1">
        <w:r w:rsidRPr="00F408CA">
          <w:rPr>
            <w:rStyle w:val="Lienhypertexte"/>
            <w:rFonts w:ascii="Calibri" w:hAnsi="Calibri" w:cs="Calibri"/>
            <w:b/>
            <w:bCs/>
            <w:noProof/>
          </w:rPr>
          <w:t>2.5.4.</w:t>
        </w:r>
        <w:r>
          <w:rPr>
            <w:i w:val="0"/>
            <w:iCs w:val="0"/>
            <w:noProof/>
            <w:sz w:val="24"/>
            <w:szCs w:val="24"/>
          </w:rPr>
          <w:tab/>
        </w:r>
        <w:r w:rsidRPr="00F408CA">
          <w:rPr>
            <w:rStyle w:val="Lienhypertexte"/>
            <w:rFonts w:ascii="Calibri" w:hAnsi="Calibri" w:cs="Calibri"/>
            <w:b/>
            <w:bCs/>
            <w:noProof/>
          </w:rPr>
          <w:t>Cell Abundance via Flow Cytometry</w:t>
        </w:r>
        <w:r>
          <w:rPr>
            <w:noProof/>
            <w:webHidden/>
          </w:rPr>
          <w:tab/>
        </w:r>
        <w:r>
          <w:rPr>
            <w:noProof/>
            <w:webHidden/>
          </w:rPr>
          <w:fldChar w:fldCharType="begin"/>
        </w:r>
        <w:r>
          <w:rPr>
            <w:noProof/>
            <w:webHidden/>
          </w:rPr>
          <w:instrText xml:space="preserve"> PAGEREF _Toc234162423 \h </w:instrText>
        </w:r>
        <w:r>
          <w:rPr>
            <w:noProof/>
            <w:webHidden/>
          </w:rPr>
        </w:r>
        <w:r>
          <w:rPr>
            <w:noProof/>
            <w:webHidden/>
          </w:rPr>
          <w:fldChar w:fldCharType="separate"/>
        </w:r>
        <w:r>
          <w:rPr>
            <w:noProof/>
            <w:webHidden/>
          </w:rPr>
          <w:t>10</w:t>
        </w:r>
        <w:r>
          <w:rPr>
            <w:noProof/>
            <w:webHidden/>
          </w:rPr>
          <w:fldChar w:fldCharType="end"/>
        </w:r>
      </w:hyperlink>
    </w:p>
    <w:p w14:paraId="052E9629" w14:textId="1F3A39CB" w:rsidR="00D60AC0" w:rsidRDefault="00D60AC0">
      <w:pPr>
        <w:pStyle w:val="TM3"/>
        <w:tabs>
          <w:tab w:val="left" w:pos="1200"/>
          <w:tab w:val="right" w:leader="dot" w:pos="9350"/>
        </w:tabs>
        <w:rPr>
          <w:i w:val="0"/>
          <w:iCs w:val="0"/>
          <w:noProof/>
          <w:sz w:val="24"/>
          <w:szCs w:val="24"/>
        </w:rPr>
      </w:pPr>
      <w:hyperlink w:anchor="_Toc234162424" w:history="1">
        <w:r w:rsidRPr="00F408CA">
          <w:rPr>
            <w:rStyle w:val="Lienhypertexte"/>
            <w:rFonts w:ascii="Calibri" w:hAnsi="Calibri" w:cs="Calibri"/>
            <w:b/>
            <w:bCs/>
            <w:noProof/>
          </w:rPr>
          <w:t>2.5.5.</w:t>
        </w:r>
        <w:r>
          <w:rPr>
            <w:i w:val="0"/>
            <w:iCs w:val="0"/>
            <w:noProof/>
            <w:sz w:val="24"/>
            <w:szCs w:val="24"/>
          </w:rPr>
          <w:tab/>
        </w:r>
        <w:r w:rsidRPr="00F408CA">
          <w:rPr>
            <w:rStyle w:val="Lienhypertexte"/>
            <w:rFonts w:ascii="Calibri" w:hAnsi="Calibri" w:cs="Calibri"/>
            <w:b/>
            <w:bCs/>
            <w:noProof/>
          </w:rPr>
          <w:t>Bacterial Community Structure</w:t>
        </w:r>
        <w:r>
          <w:rPr>
            <w:noProof/>
            <w:webHidden/>
          </w:rPr>
          <w:tab/>
        </w:r>
        <w:r>
          <w:rPr>
            <w:noProof/>
            <w:webHidden/>
          </w:rPr>
          <w:fldChar w:fldCharType="begin"/>
        </w:r>
        <w:r>
          <w:rPr>
            <w:noProof/>
            <w:webHidden/>
          </w:rPr>
          <w:instrText xml:space="preserve"> PAGEREF _Toc234162424 \h </w:instrText>
        </w:r>
        <w:r>
          <w:rPr>
            <w:noProof/>
            <w:webHidden/>
          </w:rPr>
        </w:r>
        <w:r>
          <w:rPr>
            <w:noProof/>
            <w:webHidden/>
          </w:rPr>
          <w:fldChar w:fldCharType="separate"/>
        </w:r>
        <w:r>
          <w:rPr>
            <w:noProof/>
            <w:webHidden/>
          </w:rPr>
          <w:t>11</w:t>
        </w:r>
        <w:r>
          <w:rPr>
            <w:noProof/>
            <w:webHidden/>
          </w:rPr>
          <w:fldChar w:fldCharType="end"/>
        </w:r>
      </w:hyperlink>
    </w:p>
    <w:p w14:paraId="67435000" w14:textId="6D414588" w:rsidR="00D60AC0" w:rsidRDefault="00D60AC0">
      <w:pPr>
        <w:pStyle w:val="TM2"/>
        <w:tabs>
          <w:tab w:val="left" w:pos="960"/>
          <w:tab w:val="right" w:leader="dot" w:pos="9350"/>
        </w:tabs>
        <w:rPr>
          <w:smallCaps w:val="0"/>
          <w:noProof/>
          <w:sz w:val="24"/>
          <w:szCs w:val="24"/>
        </w:rPr>
      </w:pPr>
      <w:hyperlink w:anchor="_Toc234162425" w:history="1">
        <w:r w:rsidRPr="00F408CA">
          <w:rPr>
            <w:rStyle w:val="Lienhypertexte"/>
            <w:rFonts w:ascii="Calibri" w:hAnsi="Calibri" w:cs="Calibri"/>
            <w:b/>
            <w:bCs/>
            <w:noProof/>
          </w:rPr>
          <w:t>2.6.</w:t>
        </w:r>
        <w:r>
          <w:rPr>
            <w:smallCaps w:val="0"/>
            <w:noProof/>
            <w:sz w:val="24"/>
            <w:szCs w:val="24"/>
          </w:rPr>
          <w:tab/>
        </w:r>
        <w:r w:rsidRPr="00F408CA">
          <w:rPr>
            <w:rStyle w:val="Lienhypertexte"/>
            <w:rFonts w:ascii="Calibri" w:hAnsi="Calibri" w:cs="Calibri"/>
            <w:b/>
            <w:bCs/>
            <w:noProof/>
          </w:rPr>
          <w:t>Statistical Analysis</w:t>
        </w:r>
        <w:r>
          <w:rPr>
            <w:noProof/>
            <w:webHidden/>
          </w:rPr>
          <w:tab/>
        </w:r>
        <w:r>
          <w:rPr>
            <w:noProof/>
            <w:webHidden/>
          </w:rPr>
          <w:fldChar w:fldCharType="begin"/>
        </w:r>
        <w:r>
          <w:rPr>
            <w:noProof/>
            <w:webHidden/>
          </w:rPr>
          <w:instrText xml:space="preserve"> PAGEREF _Toc234162425 \h </w:instrText>
        </w:r>
        <w:r>
          <w:rPr>
            <w:noProof/>
            <w:webHidden/>
          </w:rPr>
        </w:r>
        <w:r>
          <w:rPr>
            <w:noProof/>
            <w:webHidden/>
          </w:rPr>
          <w:fldChar w:fldCharType="separate"/>
        </w:r>
        <w:r>
          <w:rPr>
            <w:noProof/>
            <w:webHidden/>
          </w:rPr>
          <w:t>12</w:t>
        </w:r>
        <w:r>
          <w:rPr>
            <w:noProof/>
            <w:webHidden/>
          </w:rPr>
          <w:fldChar w:fldCharType="end"/>
        </w:r>
      </w:hyperlink>
    </w:p>
    <w:p w14:paraId="1C60F72E" w14:textId="5E7E74F8" w:rsidR="00D60AC0" w:rsidRDefault="00D60AC0">
      <w:pPr>
        <w:pStyle w:val="TM1"/>
        <w:tabs>
          <w:tab w:val="left" w:pos="480"/>
          <w:tab w:val="right" w:leader="dot" w:pos="9350"/>
        </w:tabs>
        <w:rPr>
          <w:b w:val="0"/>
          <w:bCs w:val="0"/>
          <w:caps w:val="0"/>
          <w:noProof/>
          <w:sz w:val="24"/>
          <w:szCs w:val="24"/>
        </w:rPr>
      </w:pPr>
      <w:hyperlink w:anchor="_Toc234162426" w:history="1">
        <w:r w:rsidRPr="00F408CA">
          <w:rPr>
            <w:rStyle w:val="Lienhypertexte"/>
            <w:rFonts w:ascii="Calibri" w:hAnsi="Calibri" w:cs="Calibri"/>
            <w:noProof/>
          </w:rPr>
          <w:t>3.</w:t>
        </w:r>
        <w:r>
          <w:rPr>
            <w:b w:val="0"/>
            <w:bCs w:val="0"/>
            <w:caps w:val="0"/>
            <w:noProof/>
            <w:sz w:val="24"/>
            <w:szCs w:val="24"/>
          </w:rPr>
          <w:tab/>
        </w:r>
        <w:r w:rsidRPr="00F408CA">
          <w:rPr>
            <w:rStyle w:val="Lienhypertexte"/>
            <w:rFonts w:ascii="Calibri" w:hAnsi="Calibri" w:cs="Calibri"/>
            <w:noProof/>
          </w:rPr>
          <w:t>Results</w:t>
        </w:r>
        <w:r>
          <w:rPr>
            <w:noProof/>
            <w:webHidden/>
          </w:rPr>
          <w:tab/>
        </w:r>
        <w:r>
          <w:rPr>
            <w:noProof/>
            <w:webHidden/>
          </w:rPr>
          <w:fldChar w:fldCharType="begin"/>
        </w:r>
        <w:r>
          <w:rPr>
            <w:noProof/>
            <w:webHidden/>
          </w:rPr>
          <w:instrText xml:space="preserve"> PAGEREF _Toc234162426 \h </w:instrText>
        </w:r>
        <w:r>
          <w:rPr>
            <w:noProof/>
            <w:webHidden/>
          </w:rPr>
        </w:r>
        <w:r>
          <w:rPr>
            <w:noProof/>
            <w:webHidden/>
          </w:rPr>
          <w:fldChar w:fldCharType="separate"/>
        </w:r>
        <w:r>
          <w:rPr>
            <w:noProof/>
            <w:webHidden/>
          </w:rPr>
          <w:t>14</w:t>
        </w:r>
        <w:r>
          <w:rPr>
            <w:noProof/>
            <w:webHidden/>
          </w:rPr>
          <w:fldChar w:fldCharType="end"/>
        </w:r>
      </w:hyperlink>
    </w:p>
    <w:p w14:paraId="4EF757C2" w14:textId="06B71414" w:rsidR="00D60AC0" w:rsidRDefault="00D60AC0">
      <w:pPr>
        <w:pStyle w:val="TM2"/>
        <w:tabs>
          <w:tab w:val="left" w:pos="960"/>
          <w:tab w:val="right" w:leader="dot" w:pos="9350"/>
        </w:tabs>
        <w:rPr>
          <w:smallCaps w:val="0"/>
          <w:noProof/>
          <w:sz w:val="24"/>
          <w:szCs w:val="24"/>
        </w:rPr>
      </w:pPr>
      <w:hyperlink w:anchor="_Toc234162427" w:history="1">
        <w:r w:rsidRPr="00F408CA">
          <w:rPr>
            <w:rStyle w:val="Lienhypertexte"/>
            <w:rFonts w:ascii="Calibri" w:hAnsi="Calibri" w:cs="Calibri"/>
            <w:b/>
            <w:bCs/>
            <w:noProof/>
          </w:rPr>
          <w:t>3.1.</w:t>
        </w:r>
        <w:r>
          <w:rPr>
            <w:smallCaps w:val="0"/>
            <w:noProof/>
            <w:sz w:val="24"/>
            <w:szCs w:val="24"/>
          </w:rPr>
          <w:tab/>
        </w:r>
        <w:r w:rsidRPr="00F408CA">
          <w:rPr>
            <w:rStyle w:val="Lienhypertexte"/>
            <w:rFonts w:ascii="Calibri" w:hAnsi="Calibri" w:cs="Calibri"/>
            <w:b/>
            <w:bCs/>
            <w:noProof/>
          </w:rPr>
          <w:t>Nutrients and Chlorophyll-a</w:t>
        </w:r>
        <w:r>
          <w:rPr>
            <w:noProof/>
            <w:webHidden/>
          </w:rPr>
          <w:tab/>
        </w:r>
        <w:r>
          <w:rPr>
            <w:noProof/>
            <w:webHidden/>
          </w:rPr>
          <w:fldChar w:fldCharType="begin"/>
        </w:r>
        <w:r>
          <w:rPr>
            <w:noProof/>
            <w:webHidden/>
          </w:rPr>
          <w:instrText xml:space="preserve"> PAGEREF _Toc234162427 \h </w:instrText>
        </w:r>
        <w:r>
          <w:rPr>
            <w:noProof/>
            <w:webHidden/>
          </w:rPr>
        </w:r>
        <w:r>
          <w:rPr>
            <w:noProof/>
            <w:webHidden/>
          </w:rPr>
          <w:fldChar w:fldCharType="separate"/>
        </w:r>
        <w:r>
          <w:rPr>
            <w:noProof/>
            <w:webHidden/>
          </w:rPr>
          <w:t>14</w:t>
        </w:r>
        <w:r>
          <w:rPr>
            <w:noProof/>
            <w:webHidden/>
          </w:rPr>
          <w:fldChar w:fldCharType="end"/>
        </w:r>
      </w:hyperlink>
    </w:p>
    <w:p w14:paraId="01EE8239" w14:textId="217AD54C" w:rsidR="00D60AC0" w:rsidRDefault="00D60AC0">
      <w:pPr>
        <w:pStyle w:val="TM2"/>
        <w:tabs>
          <w:tab w:val="left" w:pos="960"/>
          <w:tab w:val="right" w:leader="dot" w:pos="9350"/>
        </w:tabs>
        <w:rPr>
          <w:smallCaps w:val="0"/>
          <w:noProof/>
          <w:sz w:val="24"/>
          <w:szCs w:val="24"/>
        </w:rPr>
      </w:pPr>
      <w:hyperlink w:anchor="_Toc234162428" w:history="1">
        <w:r w:rsidRPr="00F408CA">
          <w:rPr>
            <w:rStyle w:val="Lienhypertexte"/>
            <w:rFonts w:ascii="Calibri" w:hAnsi="Calibri" w:cs="Calibri"/>
            <w:b/>
            <w:bCs/>
            <w:noProof/>
          </w:rPr>
          <w:t>3.2.</w:t>
        </w:r>
        <w:r>
          <w:rPr>
            <w:smallCaps w:val="0"/>
            <w:noProof/>
            <w:sz w:val="24"/>
            <w:szCs w:val="24"/>
          </w:rPr>
          <w:tab/>
        </w:r>
        <w:r w:rsidRPr="00F408CA">
          <w:rPr>
            <w:rStyle w:val="Lienhypertexte"/>
            <w:rFonts w:ascii="Calibri" w:hAnsi="Calibri" w:cs="Calibri"/>
            <w:b/>
            <w:bCs/>
            <w:noProof/>
          </w:rPr>
          <w:t>Organic Matter Exudation Rates in Mixed Benthic Communities</w:t>
        </w:r>
        <w:r>
          <w:rPr>
            <w:noProof/>
            <w:webHidden/>
          </w:rPr>
          <w:tab/>
        </w:r>
        <w:r>
          <w:rPr>
            <w:noProof/>
            <w:webHidden/>
          </w:rPr>
          <w:fldChar w:fldCharType="begin"/>
        </w:r>
        <w:r>
          <w:rPr>
            <w:noProof/>
            <w:webHidden/>
          </w:rPr>
          <w:instrText xml:space="preserve"> PAGEREF _Toc234162428 \h </w:instrText>
        </w:r>
        <w:r>
          <w:rPr>
            <w:noProof/>
            <w:webHidden/>
          </w:rPr>
        </w:r>
        <w:r>
          <w:rPr>
            <w:noProof/>
            <w:webHidden/>
          </w:rPr>
          <w:fldChar w:fldCharType="separate"/>
        </w:r>
        <w:r>
          <w:rPr>
            <w:noProof/>
            <w:webHidden/>
          </w:rPr>
          <w:t>15</w:t>
        </w:r>
        <w:r>
          <w:rPr>
            <w:noProof/>
            <w:webHidden/>
          </w:rPr>
          <w:fldChar w:fldCharType="end"/>
        </w:r>
      </w:hyperlink>
    </w:p>
    <w:p w14:paraId="360688E5" w14:textId="6EF47BB9" w:rsidR="00D60AC0" w:rsidRDefault="00D60AC0">
      <w:pPr>
        <w:pStyle w:val="TM2"/>
        <w:tabs>
          <w:tab w:val="left" w:pos="960"/>
          <w:tab w:val="right" w:leader="dot" w:pos="9350"/>
        </w:tabs>
        <w:rPr>
          <w:smallCaps w:val="0"/>
          <w:noProof/>
          <w:sz w:val="24"/>
          <w:szCs w:val="24"/>
        </w:rPr>
      </w:pPr>
      <w:hyperlink w:anchor="_Toc234162429" w:history="1">
        <w:r w:rsidRPr="00F408CA">
          <w:rPr>
            <w:rStyle w:val="Lienhypertexte"/>
            <w:rFonts w:ascii="Calibri" w:hAnsi="Calibri" w:cs="Calibri"/>
            <w:b/>
            <w:bCs/>
            <w:noProof/>
          </w:rPr>
          <w:t>3.3.</w:t>
        </w:r>
        <w:r>
          <w:rPr>
            <w:smallCaps w:val="0"/>
            <w:noProof/>
            <w:sz w:val="24"/>
            <w:szCs w:val="24"/>
          </w:rPr>
          <w:tab/>
        </w:r>
        <w:r w:rsidRPr="00F408CA">
          <w:rPr>
            <w:rStyle w:val="Lienhypertexte"/>
            <w:rFonts w:ascii="Calibri" w:hAnsi="Calibri" w:cs="Calibri"/>
            <w:b/>
            <w:bCs/>
            <w:noProof/>
          </w:rPr>
          <w:t>Bacterial Abundance and Chlorophyll-a</w:t>
        </w:r>
        <w:r>
          <w:rPr>
            <w:noProof/>
            <w:webHidden/>
          </w:rPr>
          <w:tab/>
        </w:r>
        <w:r>
          <w:rPr>
            <w:noProof/>
            <w:webHidden/>
          </w:rPr>
          <w:fldChar w:fldCharType="begin"/>
        </w:r>
        <w:r>
          <w:rPr>
            <w:noProof/>
            <w:webHidden/>
          </w:rPr>
          <w:instrText xml:space="preserve"> PAGEREF _Toc234162429 \h </w:instrText>
        </w:r>
        <w:r>
          <w:rPr>
            <w:noProof/>
            <w:webHidden/>
          </w:rPr>
        </w:r>
        <w:r>
          <w:rPr>
            <w:noProof/>
            <w:webHidden/>
          </w:rPr>
          <w:fldChar w:fldCharType="separate"/>
        </w:r>
        <w:r>
          <w:rPr>
            <w:noProof/>
            <w:webHidden/>
          </w:rPr>
          <w:t>16</w:t>
        </w:r>
        <w:r>
          <w:rPr>
            <w:noProof/>
            <w:webHidden/>
          </w:rPr>
          <w:fldChar w:fldCharType="end"/>
        </w:r>
      </w:hyperlink>
    </w:p>
    <w:p w14:paraId="33BE77E9" w14:textId="65582D2E" w:rsidR="00D60AC0" w:rsidRDefault="00D60AC0">
      <w:pPr>
        <w:pStyle w:val="TM2"/>
        <w:tabs>
          <w:tab w:val="left" w:pos="960"/>
          <w:tab w:val="right" w:leader="dot" w:pos="9350"/>
        </w:tabs>
        <w:rPr>
          <w:smallCaps w:val="0"/>
          <w:noProof/>
          <w:sz w:val="24"/>
          <w:szCs w:val="24"/>
        </w:rPr>
      </w:pPr>
      <w:hyperlink w:anchor="_Toc234162430" w:history="1">
        <w:r w:rsidRPr="00F408CA">
          <w:rPr>
            <w:rStyle w:val="Lienhypertexte"/>
            <w:rFonts w:ascii="Calibri" w:hAnsi="Calibri" w:cs="Calibri"/>
            <w:b/>
            <w:bCs/>
            <w:noProof/>
          </w:rPr>
          <w:t>3.4.</w:t>
        </w:r>
        <w:r>
          <w:rPr>
            <w:smallCaps w:val="0"/>
            <w:noProof/>
            <w:sz w:val="24"/>
            <w:szCs w:val="24"/>
          </w:rPr>
          <w:tab/>
        </w:r>
        <w:r w:rsidRPr="00F408CA">
          <w:rPr>
            <w:rStyle w:val="Lienhypertexte"/>
            <w:rFonts w:ascii="Calibri" w:hAnsi="Calibri" w:cs="Calibri"/>
            <w:b/>
            <w:bCs/>
            <w:noProof/>
          </w:rPr>
          <w:t>Changes in Microbial Community Structure Associated with Mixed Benthic Community Exudation</w:t>
        </w:r>
        <w:r>
          <w:rPr>
            <w:noProof/>
            <w:webHidden/>
          </w:rPr>
          <w:tab/>
        </w:r>
        <w:r>
          <w:rPr>
            <w:noProof/>
            <w:webHidden/>
          </w:rPr>
          <w:fldChar w:fldCharType="begin"/>
        </w:r>
        <w:r>
          <w:rPr>
            <w:noProof/>
            <w:webHidden/>
          </w:rPr>
          <w:instrText xml:space="preserve"> PAGEREF _Toc234162430 \h </w:instrText>
        </w:r>
        <w:r>
          <w:rPr>
            <w:noProof/>
            <w:webHidden/>
          </w:rPr>
        </w:r>
        <w:r>
          <w:rPr>
            <w:noProof/>
            <w:webHidden/>
          </w:rPr>
          <w:fldChar w:fldCharType="separate"/>
        </w:r>
        <w:r>
          <w:rPr>
            <w:noProof/>
            <w:webHidden/>
          </w:rPr>
          <w:t>19</w:t>
        </w:r>
        <w:r>
          <w:rPr>
            <w:noProof/>
            <w:webHidden/>
          </w:rPr>
          <w:fldChar w:fldCharType="end"/>
        </w:r>
      </w:hyperlink>
    </w:p>
    <w:p w14:paraId="2D0AF166" w14:textId="1F1E6094" w:rsidR="00D60AC0" w:rsidRDefault="00D60AC0">
      <w:pPr>
        <w:pStyle w:val="TM1"/>
        <w:tabs>
          <w:tab w:val="left" w:pos="480"/>
          <w:tab w:val="right" w:leader="dot" w:pos="9350"/>
        </w:tabs>
        <w:rPr>
          <w:b w:val="0"/>
          <w:bCs w:val="0"/>
          <w:caps w:val="0"/>
          <w:noProof/>
          <w:sz w:val="24"/>
          <w:szCs w:val="24"/>
        </w:rPr>
      </w:pPr>
      <w:hyperlink w:anchor="_Toc234162431" w:history="1">
        <w:r w:rsidRPr="00F408CA">
          <w:rPr>
            <w:rStyle w:val="Lienhypertexte"/>
            <w:rFonts w:ascii="Calibri" w:hAnsi="Calibri" w:cs="Calibri"/>
            <w:noProof/>
          </w:rPr>
          <w:t>4.</w:t>
        </w:r>
        <w:r>
          <w:rPr>
            <w:b w:val="0"/>
            <w:bCs w:val="0"/>
            <w:caps w:val="0"/>
            <w:noProof/>
            <w:sz w:val="24"/>
            <w:szCs w:val="24"/>
          </w:rPr>
          <w:tab/>
        </w:r>
        <w:r w:rsidRPr="00F408CA">
          <w:rPr>
            <w:rStyle w:val="Lienhypertexte"/>
            <w:rFonts w:ascii="Calibri" w:hAnsi="Calibri" w:cs="Calibri"/>
            <w:noProof/>
          </w:rPr>
          <w:t>Discussion</w:t>
        </w:r>
        <w:r>
          <w:rPr>
            <w:noProof/>
            <w:webHidden/>
          </w:rPr>
          <w:tab/>
        </w:r>
        <w:r>
          <w:rPr>
            <w:noProof/>
            <w:webHidden/>
          </w:rPr>
          <w:fldChar w:fldCharType="begin"/>
        </w:r>
        <w:r>
          <w:rPr>
            <w:noProof/>
            <w:webHidden/>
          </w:rPr>
          <w:instrText xml:space="preserve"> PAGEREF _Toc234162431 \h </w:instrText>
        </w:r>
        <w:r>
          <w:rPr>
            <w:noProof/>
            <w:webHidden/>
          </w:rPr>
        </w:r>
        <w:r>
          <w:rPr>
            <w:noProof/>
            <w:webHidden/>
          </w:rPr>
          <w:fldChar w:fldCharType="separate"/>
        </w:r>
        <w:r>
          <w:rPr>
            <w:noProof/>
            <w:webHidden/>
          </w:rPr>
          <w:t>22</w:t>
        </w:r>
        <w:r>
          <w:rPr>
            <w:noProof/>
            <w:webHidden/>
          </w:rPr>
          <w:fldChar w:fldCharType="end"/>
        </w:r>
      </w:hyperlink>
    </w:p>
    <w:p w14:paraId="17DBA209" w14:textId="1F71353F" w:rsidR="00D60AC0" w:rsidRDefault="00D60AC0">
      <w:pPr>
        <w:pStyle w:val="TM2"/>
        <w:tabs>
          <w:tab w:val="left" w:pos="960"/>
          <w:tab w:val="right" w:leader="dot" w:pos="9350"/>
        </w:tabs>
        <w:rPr>
          <w:smallCaps w:val="0"/>
          <w:noProof/>
          <w:sz w:val="24"/>
          <w:szCs w:val="24"/>
        </w:rPr>
      </w:pPr>
      <w:hyperlink w:anchor="_Toc234162432" w:history="1">
        <w:r w:rsidRPr="00F408CA">
          <w:rPr>
            <w:rStyle w:val="Lienhypertexte"/>
            <w:rFonts w:ascii="Calibri" w:hAnsi="Calibri" w:cs="Calibri"/>
            <w:b/>
            <w:bCs/>
            <w:noProof/>
          </w:rPr>
          <w:t>4.1.</w:t>
        </w:r>
        <w:r>
          <w:rPr>
            <w:smallCaps w:val="0"/>
            <w:noProof/>
            <w:sz w:val="24"/>
            <w:szCs w:val="24"/>
          </w:rPr>
          <w:tab/>
        </w:r>
        <w:r w:rsidRPr="00F408CA">
          <w:rPr>
            <w:rStyle w:val="Lienhypertexte"/>
            <w:rFonts w:ascii="Calibri" w:hAnsi="Calibri" w:cs="Calibri"/>
            <w:b/>
            <w:bCs/>
            <w:noProof/>
          </w:rPr>
          <w:t>Benthic Community Composition Drives Treatment-Associated Patterns of Organic Exudation and Bacterial Community Structure</w:t>
        </w:r>
        <w:r>
          <w:rPr>
            <w:noProof/>
            <w:webHidden/>
          </w:rPr>
          <w:tab/>
        </w:r>
        <w:r>
          <w:rPr>
            <w:noProof/>
            <w:webHidden/>
          </w:rPr>
          <w:fldChar w:fldCharType="begin"/>
        </w:r>
        <w:r>
          <w:rPr>
            <w:noProof/>
            <w:webHidden/>
          </w:rPr>
          <w:instrText xml:space="preserve"> PAGEREF _Toc234162432 \h </w:instrText>
        </w:r>
        <w:r>
          <w:rPr>
            <w:noProof/>
            <w:webHidden/>
          </w:rPr>
        </w:r>
        <w:r>
          <w:rPr>
            <w:noProof/>
            <w:webHidden/>
          </w:rPr>
          <w:fldChar w:fldCharType="separate"/>
        </w:r>
        <w:r>
          <w:rPr>
            <w:noProof/>
            <w:webHidden/>
          </w:rPr>
          <w:t>22</w:t>
        </w:r>
        <w:r>
          <w:rPr>
            <w:noProof/>
            <w:webHidden/>
          </w:rPr>
          <w:fldChar w:fldCharType="end"/>
        </w:r>
      </w:hyperlink>
    </w:p>
    <w:p w14:paraId="5FE3EDC9" w14:textId="0A2B3657" w:rsidR="00D60AC0" w:rsidRDefault="00D60AC0">
      <w:pPr>
        <w:pStyle w:val="TM2"/>
        <w:tabs>
          <w:tab w:val="left" w:pos="960"/>
          <w:tab w:val="right" w:leader="dot" w:pos="9350"/>
        </w:tabs>
        <w:rPr>
          <w:smallCaps w:val="0"/>
          <w:noProof/>
          <w:sz w:val="24"/>
          <w:szCs w:val="24"/>
        </w:rPr>
      </w:pPr>
      <w:hyperlink w:anchor="_Toc234162433" w:history="1">
        <w:r w:rsidRPr="00F408CA">
          <w:rPr>
            <w:rStyle w:val="Lienhypertexte"/>
            <w:rFonts w:ascii="Calibri" w:hAnsi="Calibri" w:cs="Calibri"/>
            <w:b/>
            <w:bCs/>
            <w:noProof/>
          </w:rPr>
          <w:t>4.2.</w:t>
        </w:r>
        <w:r>
          <w:rPr>
            <w:smallCaps w:val="0"/>
            <w:noProof/>
            <w:sz w:val="24"/>
            <w:szCs w:val="24"/>
          </w:rPr>
          <w:tab/>
        </w:r>
        <w:r w:rsidRPr="00F408CA">
          <w:rPr>
            <w:rStyle w:val="Lienhypertexte"/>
            <w:rFonts w:ascii="Calibri" w:hAnsi="Calibri" w:cs="Calibri"/>
            <w:b/>
            <w:bCs/>
            <w:noProof/>
          </w:rPr>
          <w:t>Organic Exudation and Composition are Driven by Benthic Community Assemblages</w:t>
        </w:r>
        <w:r>
          <w:rPr>
            <w:noProof/>
            <w:webHidden/>
          </w:rPr>
          <w:tab/>
        </w:r>
        <w:r>
          <w:rPr>
            <w:noProof/>
            <w:webHidden/>
          </w:rPr>
          <w:fldChar w:fldCharType="begin"/>
        </w:r>
        <w:r>
          <w:rPr>
            <w:noProof/>
            <w:webHidden/>
          </w:rPr>
          <w:instrText xml:space="preserve"> PAGEREF _Toc234162433 \h </w:instrText>
        </w:r>
        <w:r>
          <w:rPr>
            <w:noProof/>
            <w:webHidden/>
          </w:rPr>
        </w:r>
        <w:r>
          <w:rPr>
            <w:noProof/>
            <w:webHidden/>
          </w:rPr>
          <w:fldChar w:fldCharType="separate"/>
        </w:r>
        <w:r>
          <w:rPr>
            <w:noProof/>
            <w:webHidden/>
          </w:rPr>
          <w:t>22</w:t>
        </w:r>
        <w:r>
          <w:rPr>
            <w:noProof/>
            <w:webHidden/>
          </w:rPr>
          <w:fldChar w:fldCharType="end"/>
        </w:r>
      </w:hyperlink>
    </w:p>
    <w:p w14:paraId="462632E7" w14:textId="73797855" w:rsidR="00D60AC0" w:rsidRDefault="00D60AC0">
      <w:pPr>
        <w:pStyle w:val="TM2"/>
        <w:tabs>
          <w:tab w:val="left" w:pos="960"/>
          <w:tab w:val="right" w:leader="dot" w:pos="9350"/>
        </w:tabs>
        <w:rPr>
          <w:smallCaps w:val="0"/>
          <w:noProof/>
          <w:sz w:val="24"/>
          <w:szCs w:val="24"/>
        </w:rPr>
      </w:pPr>
      <w:hyperlink w:anchor="_Toc234162434" w:history="1">
        <w:r w:rsidRPr="00F408CA">
          <w:rPr>
            <w:rStyle w:val="Lienhypertexte"/>
            <w:rFonts w:ascii="Calibri" w:hAnsi="Calibri" w:cs="Calibri"/>
            <w:b/>
            <w:bCs/>
            <w:noProof/>
          </w:rPr>
          <w:t>4.3.</w:t>
        </w:r>
        <w:r>
          <w:rPr>
            <w:smallCaps w:val="0"/>
            <w:noProof/>
            <w:sz w:val="24"/>
            <w:szCs w:val="24"/>
          </w:rPr>
          <w:tab/>
        </w:r>
        <w:r w:rsidRPr="00F408CA">
          <w:rPr>
            <w:rStyle w:val="Lienhypertexte"/>
            <w:rFonts w:ascii="Calibri" w:hAnsi="Calibri" w:cs="Calibri"/>
            <w:b/>
            <w:bCs/>
            <w:noProof/>
          </w:rPr>
          <w:t>Composition of Organic Exudates Driven Microbial Community Structure</w:t>
        </w:r>
        <w:r>
          <w:rPr>
            <w:noProof/>
            <w:webHidden/>
          </w:rPr>
          <w:tab/>
        </w:r>
        <w:r>
          <w:rPr>
            <w:noProof/>
            <w:webHidden/>
          </w:rPr>
          <w:fldChar w:fldCharType="begin"/>
        </w:r>
        <w:r>
          <w:rPr>
            <w:noProof/>
            <w:webHidden/>
          </w:rPr>
          <w:instrText xml:space="preserve"> PAGEREF _Toc234162434 \h </w:instrText>
        </w:r>
        <w:r>
          <w:rPr>
            <w:noProof/>
            <w:webHidden/>
          </w:rPr>
        </w:r>
        <w:r>
          <w:rPr>
            <w:noProof/>
            <w:webHidden/>
          </w:rPr>
          <w:fldChar w:fldCharType="separate"/>
        </w:r>
        <w:r>
          <w:rPr>
            <w:noProof/>
            <w:webHidden/>
          </w:rPr>
          <w:t>23</w:t>
        </w:r>
        <w:r>
          <w:rPr>
            <w:noProof/>
            <w:webHidden/>
          </w:rPr>
          <w:fldChar w:fldCharType="end"/>
        </w:r>
      </w:hyperlink>
    </w:p>
    <w:p w14:paraId="427B9D90" w14:textId="21E840FC" w:rsidR="00D60AC0" w:rsidRDefault="00D60AC0">
      <w:pPr>
        <w:pStyle w:val="TM1"/>
        <w:tabs>
          <w:tab w:val="left" w:pos="480"/>
          <w:tab w:val="right" w:leader="dot" w:pos="9350"/>
        </w:tabs>
        <w:rPr>
          <w:b w:val="0"/>
          <w:bCs w:val="0"/>
          <w:caps w:val="0"/>
          <w:noProof/>
          <w:sz w:val="24"/>
          <w:szCs w:val="24"/>
        </w:rPr>
      </w:pPr>
      <w:hyperlink w:anchor="_Toc234162435" w:history="1">
        <w:r w:rsidRPr="00F408CA">
          <w:rPr>
            <w:rStyle w:val="Lienhypertexte"/>
            <w:rFonts w:ascii="Calibri" w:hAnsi="Calibri" w:cs="Calibri"/>
            <w:noProof/>
          </w:rPr>
          <w:t>5.</w:t>
        </w:r>
        <w:r>
          <w:rPr>
            <w:b w:val="0"/>
            <w:bCs w:val="0"/>
            <w:caps w:val="0"/>
            <w:noProof/>
            <w:sz w:val="24"/>
            <w:szCs w:val="24"/>
          </w:rPr>
          <w:tab/>
        </w:r>
        <w:r w:rsidRPr="00F408CA">
          <w:rPr>
            <w:rStyle w:val="Lienhypertexte"/>
            <w:rFonts w:ascii="Calibri" w:hAnsi="Calibri" w:cs="Calibri"/>
            <w:noProof/>
          </w:rPr>
          <w:t>Conclusion</w:t>
        </w:r>
        <w:r>
          <w:rPr>
            <w:noProof/>
            <w:webHidden/>
          </w:rPr>
          <w:tab/>
        </w:r>
        <w:r>
          <w:rPr>
            <w:noProof/>
            <w:webHidden/>
          </w:rPr>
          <w:fldChar w:fldCharType="begin"/>
        </w:r>
        <w:r>
          <w:rPr>
            <w:noProof/>
            <w:webHidden/>
          </w:rPr>
          <w:instrText xml:space="preserve"> PAGEREF _Toc234162435 \h </w:instrText>
        </w:r>
        <w:r>
          <w:rPr>
            <w:noProof/>
            <w:webHidden/>
          </w:rPr>
        </w:r>
        <w:r>
          <w:rPr>
            <w:noProof/>
            <w:webHidden/>
          </w:rPr>
          <w:fldChar w:fldCharType="separate"/>
        </w:r>
        <w:r>
          <w:rPr>
            <w:noProof/>
            <w:webHidden/>
          </w:rPr>
          <w:t>25</w:t>
        </w:r>
        <w:r>
          <w:rPr>
            <w:noProof/>
            <w:webHidden/>
          </w:rPr>
          <w:fldChar w:fldCharType="end"/>
        </w:r>
      </w:hyperlink>
    </w:p>
    <w:p w14:paraId="1B586865" w14:textId="55D4573B" w:rsidR="00D60AC0" w:rsidRDefault="00D60AC0">
      <w:pPr>
        <w:pStyle w:val="TM1"/>
        <w:tabs>
          <w:tab w:val="left" w:pos="480"/>
          <w:tab w:val="right" w:leader="dot" w:pos="9350"/>
        </w:tabs>
        <w:rPr>
          <w:b w:val="0"/>
          <w:bCs w:val="0"/>
          <w:caps w:val="0"/>
          <w:noProof/>
          <w:sz w:val="24"/>
          <w:szCs w:val="24"/>
        </w:rPr>
      </w:pPr>
      <w:hyperlink w:anchor="_Toc234162436" w:history="1">
        <w:r w:rsidRPr="00F408CA">
          <w:rPr>
            <w:rStyle w:val="Lienhypertexte"/>
            <w:rFonts w:ascii="Calibri" w:hAnsi="Calibri" w:cs="Calibri"/>
            <w:noProof/>
          </w:rPr>
          <w:t>6.</w:t>
        </w:r>
        <w:r>
          <w:rPr>
            <w:b w:val="0"/>
            <w:bCs w:val="0"/>
            <w:caps w:val="0"/>
            <w:noProof/>
            <w:sz w:val="24"/>
            <w:szCs w:val="24"/>
          </w:rPr>
          <w:tab/>
        </w:r>
        <w:r w:rsidRPr="00F408CA">
          <w:rPr>
            <w:rStyle w:val="Lienhypertexte"/>
            <w:rFonts w:ascii="Calibri" w:hAnsi="Calibri" w:cs="Calibri"/>
            <w:noProof/>
          </w:rPr>
          <w:t>References</w:t>
        </w:r>
        <w:r>
          <w:rPr>
            <w:noProof/>
            <w:webHidden/>
          </w:rPr>
          <w:tab/>
        </w:r>
        <w:r>
          <w:rPr>
            <w:noProof/>
            <w:webHidden/>
          </w:rPr>
          <w:fldChar w:fldCharType="begin"/>
        </w:r>
        <w:r>
          <w:rPr>
            <w:noProof/>
            <w:webHidden/>
          </w:rPr>
          <w:instrText xml:space="preserve"> PAGEREF _Toc234162436 \h </w:instrText>
        </w:r>
        <w:r>
          <w:rPr>
            <w:noProof/>
            <w:webHidden/>
          </w:rPr>
        </w:r>
        <w:r>
          <w:rPr>
            <w:noProof/>
            <w:webHidden/>
          </w:rPr>
          <w:fldChar w:fldCharType="separate"/>
        </w:r>
        <w:r>
          <w:rPr>
            <w:noProof/>
            <w:webHidden/>
          </w:rPr>
          <w:t>26</w:t>
        </w:r>
        <w:r>
          <w:rPr>
            <w:noProof/>
            <w:webHidden/>
          </w:rPr>
          <w:fldChar w:fldCharType="end"/>
        </w:r>
      </w:hyperlink>
    </w:p>
    <w:p w14:paraId="29A99E52" w14:textId="3DE0EC31" w:rsidR="00D60AC0" w:rsidRDefault="00D60AC0">
      <w:pPr>
        <w:pStyle w:val="TM1"/>
        <w:tabs>
          <w:tab w:val="left" w:pos="480"/>
          <w:tab w:val="right" w:leader="dot" w:pos="9350"/>
        </w:tabs>
        <w:rPr>
          <w:b w:val="0"/>
          <w:bCs w:val="0"/>
          <w:caps w:val="0"/>
          <w:noProof/>
          <w:sz w:val="24"/>
          <w:szCs w:val="24"/>
        </w:rPr>
      </w:pPr>
      <w:hyperlink w:anchor="_Toc234162437" w:history="1">
        <w:r w:rsidRPr="00F408CA">
          <w:rPr>
            <w:rStyle w:val="Lienhypertexte"/>
            <w:rFonts w:ascii="Helvetica" w:hAnsi="Helvetica"/>
            <w:noProof/>
          </w:rPr>
          <w:t>7.</w:t>
        </w:r>
        <w:r>
          <w:rPr>
            <w:b w:val="0"/>
            <w:bCs w:val="0"/>
            <w:caps w:val="0"/>
            <w:noProof/>
            <w:sz w:val="24"/>
            <w:szCs w:val="24"/>
          </w:rPr>
          <w:tab/>
        </w:r>
        <w:r w:rsidRPr="00F408CA">
          <w:rPr>
            <w:rStyle w:val="Lienhypertexte"/>
            <w:rFonts w:ascii="Helvetica" w:hAnsi="Helvetica"/>
            <w:noProof/>
          </w:rPr>
          <w:t>Supplemental Material</w:t>
        </w:r>
        <w:r>
          <w:rPr>
            <w:noProof/>
            <w:webHidden/>
          </w:rPr>
          <w:tab/>
        </w:r>
        <w:r>
          <w:rPr>
            <w:noProof/>
            <w:webHidden/>
          </w:rPr>
          <w:fldChar w:fldCharType="begin"/>
        </w:r>
        <w:r>
          <w:rPr>
            <w:noProof/>
            <w:webHidden/>
          </w:rPr>
          <w:instrText xml:space="preserve"> PAGEREF _Toc234162437 \h </w:instrText>
        </w:r>
        <w:r>
          <w:rPr>
            <w:noProof/>
            <w:webHidden/>
          </w:rPr>
        </w:r>
        <w:r>
          <w:rPr>
            <w:noProof/>
            <w:webHidden/>
          </w:rPr>
          <w:fldChar w:fldCharType="separate"/>
        </w:r>
        <w:r>
          <w:rPr>
            <w:noProof/>
            <w:webHidden/>
          </w:rPr>
          <w:t>36</w:t>
        </w:r>
        <w:r>
          <w:rPr>
            <w:noProof/>
            <w:webHidden/>
          </w:rPr>
          <w:fldChar w:fldCharType="end"/>
        </w:r>
      </w:hyperlink>
    </w:p>
    <w:p w14:paraId="21892063" w14:textId="1F0F3C35" w:rsidR="007170D8" w:rsidRPr="00F0557B" w:rsidRDefault="009D2535" w:rsidP="009D2535">
      <w:pPr>
        <w:rPr>
          <w:rFonts w:ascii="Calibri" w:hAnsi="Calibri" w:cs="Calibri"/>
        </w:rPr>
      </w:pPr>
      <w:r w:rsidRPr="00F0557B">
        <w:rPr>
          <w:rFonts w:ascii="Calibri" w:hAnsi="Calibri" w:cs="Calibri"/>
        </w:rPr>
        <w:lastRenderedPageBreak/>
        <w:fldChar w:fldCharType="end"/>
      </w:r>
    </w:p>
    <w:p w14:paraId="26858F01" w14:textId="77777777" w:rsidR="007170D8" w:rsidRPr="00F0557B" w:rsidRDefault="007170D8">
      <w:pPr>
        <w:rPr>
          <w:rFonts w:ascii="Calibri" w:hAnsi="Calibri" w:cs="Calibri"/>
        </w:rPr>
      </w:pPr>
      <w:r w:rsidRPr="00F0557B">
        <w:rPr>
          <w:rFonts w:ascii="Calibri" w:hAnsi="Calibri" w:cs="Calibri"/>
        </w:rPr>
        <w:br w:type="page"/>
      </w:r>
    </w:p>
    <w:p w14:paraId="76FB3AE4" w14:textId="77777777" w:rsidR="0037287D" w:rsidRPr="00F0557B" w:rsidRDefault="0037287D" w:rsidP="009D2535">
      <w:pPr>
        <w:rPr>
          <w:rFonts w:ascii="Calibri" w:hAnsi="Calibri" w:cs="Calibri"/>
        </w:rPr>
      </w:pPr>
    </w:p>
    <w:p w14:paraId="7F7EBA86" w14:textId="27763109" w:rsidR="0037287D" w:rsidRPr="00F0557B" w:rsidRDefault="0037287D" w:rsidP="002C6AEE">
      <w:pPr>
        <w:pStyle w:val="Titre"/>
        <w:rPr>
          <w:rFonts w:ascii="Calibri" w:hAnsi="Calibri" w:cs="Calibri"/>
        </w:rPr>
      </w:pPr>
      <w:r w:rsidRPr="00F0557B">
        <w:rPr>
          <w:rFonts w:ascii="Calibri" w:hAnsi="Calibri" w:cs="Calibri"/>
        </w:rPr>
        <w:t>List of Figures</w:t>
      </w:r>
    </w:p>
    <w:p w14:paraId="7C43DE2A" w14:textId="796233EF" w:rsidR="0037287D" w:rsidRPr="00F0557B" w:rsidRDefault="0037287D" w:rsidP="00934F70">
      <w:pPr>
        <w:spacing w:line="360" w:lineRule="auto"/>
        <w:rPr>
          <w:rFonts w:ascii="Calibri" w:hAnsi="Calibri" w:cs="Calibri"/>
          <w:color w:val="000000" w:themeColor="text1"/>
        </w:rPr>
      </w:pPr>
    </w:p>
    <w:p w14:paraId="1219791A" w14:textId="2A130E63" w:rsidR="00D60AC0" w:rsidRPr="00D60AC0" w:rsidRDefault="00D60AC0">
      <w:pPr>
        <w:pStyle w:val="Tabledesillustrations"/>
        <w:tabs>
          <w:tab w:val="right" w:leader="dot" w:pos="9350"/>
        </w:tabs>
        <w:rPr>
          <w:rFonts w:ascii="Calibri" w:hAnsi="Calibri" w:cs="Calibri"/>
          <w:smallCaps w:val="0"/>
          <w:noProof/>
          <w:sz w:val="24"/>
          <w:szCs w:val="24"/>
        </w:rPr>
      </w:pPr>
      <w:r>
        <w:rPr>
          <w:rFonts w:ascii="Calibri" w:hAnsi="Calibri" w:cs="Calibri"/>
          <w:smallCaps w:val="0"/>
          <w:color w:val="000000" w:themeColor="text1"/>
        </w:rPr>
        <w:fldChar w:fldCharType="begin"/>
      </w:r>
      <w:r>
        <w:rPr>
          <w:rFonts w:ascii="Calibri" w:hAnsi="Calibri" w:cs="Calibri"/>
          <w:smallCaps w:val="0"/>
          <w:color w:val="000000" w:themeColor="text1"/>
        </w:rPr>
        <w:instrText xml:space="preserve"> TOC \h \z \c "Figure" </w:instrText>
      </w:r>
      <w:r>
        <w:rPr>
          <w:rFonts w:ascii="Calibri" w:hAnsi="Calibri" w:cs="Calibri"/>
          <w:smallCaps w:val="0"/>
          <w:color w:val="000000" w:themeColor="text1"/>
        </w:rPr>
        <w:fldChar w:fldCharType="separate"/>
      </w:r>
      <w:hyperlink w:anchor="_Toc234162439" w:history="1">
        <w:r w:rsidRPr="00D60AC0">
          <w:rPr>
            <w:rStyle w:val="Lienhypertexte"/>
            <w:rFonts w:ascii="Calibri" w:hAnsi="Calibri" w:cs="Calibri"/>
            <w:noProof/>
            <w:sz w:val="24"/>
            <w:szCs w:val="24"/>
          </w:rPr>
          <w:t xml:space="preserve">Figure 1: </w:t>
        </w:r>
        <w:r w:rsidRPr="00D60AC0">
          <w:rPr>
            <w:rStyle w:val="Lienhypertexte"/>
            <w:rFonts w:ascii="Calibri" w:hAnsi="Calibri" w:cs="Calibri"/>
            <w:b/>
            <w:bCs/>
            <w:noProof/>
            <w:sz w:val="24"/>
            <w:szCs w:val="24"/>
          </w:rPr>
          <w:t>Mesocosm Experiment Setup.</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_Toc234162439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7</w:t>
        </w:r>
        <w:r w:rsidRPr="00D60AC0">
          <w:rPr>
            <w:rFonts w:ascii="Calibri" w:hAnsi="Calibri" w:cs="Calibri"/>
            <w:noProof/>
            <w:webHidden/>
            <w:sz w:val="24"/>
            <w:szCs w:val="24"/>
          </w:rPr>
          <w:fldChar w:fldCharType="end"/>
        </w:r>
      </w:hyperlink>
    </w:p>
    <w:p w14:paraId="7647970F" w14:textId="183632EA"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0" w:history="1">
        <w:r w:rsidRPr="00D60AC0">
          <w:rPr>
            <w:rStyle w:val="Lienhypertexte"/>
            <w:rFonts w:ascii="Calibri" w:hAnsi="Calibri" w:cs="Calibri"/>
            <w:b/>
            <w:bCs/>
            <w:noProof/>
            <w:sz w:val="24"/>
            <w:szCs w:val="24"/>
          </w:rPr>
          <w:t>Figure 2: Nutrient variations by treatment and sampling time.</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_Toc234162440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14</w:t>
        </w:r>
        <w:r w:rsidRPr="00D60AC0">
          <w:rPr>
            <w:rFonts w:ascii="Calibri" w:hAnsi="Calibri" w:cs="Calibri"/>
            <w:noProof/>
            <w:webHidden/>
            <w:sz w:val="24"/>
            <w:szCs w:val="24"/>
          </w:rPr>
          <w:fldChar w:fldCharType="end"/>
        </w:r>
      </w:hyperlink>
    </w:p>
    <w:p w14:paraId="337B18A1" w14:textId="662B5B2A"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1" w:history="1">
        <w:r w:rsidRPr="00D60AC0">
          <w:rPr>
            <w:rStyle w:val="Lienhypertexte"/>
            <w:rFonts w:ascii="Calibri" w:hAnsi="Calibri" w:cs="Calibri"/>
            <w:b/>
            <w:bCs/>
            <w:noProof/>
            <w:sz w:val="24"/>
            <w:szCs w:val="24"/>
          </w:rPr>
          <w:t>Figure 3: Exudation of fluorescent DOM indices.</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_Toc234162441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16</w:t>
        </w:r>
        <w:r w:rsidRPr="00D60AC0">
          <w:rPr>
            <w:rFonts w:ascii="Calibri" w:hAnsi="Calibri" w:cs="Calibri"/>
            <w:noProof/>
            <w:webHidden/>
            <w:sz w:val="24"/>
            <w:szCs w:val="24"/>
          </w:rPr>
          <w:fldChar w:fldCharType="end"/>
        </w:r>
      </w:hyperlink>
    </w:p>
    <w:p w14:paraId="146CADD6" w14:textId="6BC18674" w:rsidR="00D60AC0" w:rsidRPr="00D60AC0" w:rsidRDefault="00D60AC0">
      <w:pPr>
        <w:pStyle w:val="Tabledesillustrations"/>
        <w:tabs>
          <w:tab w:val="right" w:leader="dot" w:pos="9350"/>
        </w:tabs>
        <w:rPr>
          <w:rFonts w:ascii="Calibri" w:hAnsi="Calibri" w:cs="Calibri"/>
          <w:smallCaps w:val="0"/>
          <w:noProof/>
          <w:sz w:val="24"/>
          <w:szCs w:val="24"/>
        </w:rPr>
      </w:pPr>
      <w:hyperlink w:anchor="_Toc234162442" w:history="1">
        <w:r w:rsidRPr="00D60AC0">
          <w:rPr>
            <w:rStyle w:val="Lienhypertexte"/>
            <w:rFonts w:ascii="Calibri" w:hAnsi="Calibri" w:cs="Calibri"/>
            <w:b/>
            <w:bCs/>
            <w:noProof/>
            <w:sz w:val="24"/>
            <w:szCs w:val="24"/>
          </w:rPr>
          <w:t>Figure 4: Cell abundance of heterotrophic bacteria and Synechococcus</w:t>
        </w:r>
        <w:r w:rsidRPr="00D60AC0">
          <w:rPr>
            <w:rStyle w:val="Lienhypertexte"/>
            <w:rFonts w:ascii="Calibri" w:hAnsi="Calibri" w:cs="Calibri"/>
            <w:noProof/>
            <w:sz w:val="24"/>
            <w:szCs w:val="24"/>
          </w:rPr>
          <w:t>.</w:t>
        </w:r>
        <w:r w:rsidRPr="00D60AC0">
          <w:rPr>
            <w:rFonts w:ascii="Calibri" w:hAnsi="Calibri" w:cs="Calibri"/>
            <w:noProof/>
            <w:webHidden/>
            <w:sz w:val="24"/>
            <w:szCs w:val="24"/>
          </w:rPr>
          <w:tab/>
        </w:r>
        <w:r w:rsidRPr="00D60AC0">
          <w:rPr>
            <w:rFonts w:ascii="Calibri" w:hAnsi="Calibri" w:cs="Calibri"/>
            <w:noProof/>
            <w:webHidden/>
            <w:sz w:val="24"/>
            <w:szCs w:val="24"/>
          </w:rPr>
          <w:fldChar w:fldCharType="begin"/>
        </w:r>
        <w:r w:rsidRPr="00D60AC0">
          <w:rPr>
            <w:rFonts w:ascii="Calibri" w:hAnsi="Calibri" w:cs="Calibri"/>
            <w:noProof/>
            <w:webHidden/>
            <w:sz w:val="24"/>
            <w:szCs w:val="24"/>
          </w:rPr>
          <w:instrText xml:space="preserve"> PAGEREF _Toc234162442 \h </w:instrText>
        </w:r>
        <w:r w:rsidRPr="00D60AC0">
          <w:rPr>
            <w:rFonts w:ascii="Calibri" w:hAnsi="Calibri" w:cs="Calibri"/>
            <w:noProof/>
            <w:webHidden/>
            <w:sz w:val="24"/>
            <w:szCs w:val="24"/>
          </w:rPr>
        </w:r>
        <w:r w:rsidRPr="00D60AC0">
          <w:rPr>
            <w:rFonts w:ascii="Calibri" w:hAnsi="Calibri" w:cs="Calibri"/>
            <w:noProof/>
            <w:webHidden/>
            <w:sz w:val="24"/>
            <w:szCs w:val="24"/>
          </w:rPr>
          <w:fldChar w:fldCharType="separate"/>
        </w:r>
        <w:r w:rsidRPr="00D60AC0">
          <w:rPr>
            <w:rFonts w:ascii="Calibri" w:hAnsi="Calibri" w:cs="Calibri"/>
            <w:noProof/>
            <w:webHidden/>
            <w:sz w:val="24"/>
            <w:szCs w:val="24"/>
          </w:rPr>
          <w:t>18</w:t>
        </w:r>
        <w:r w:rsidRPr="00D60AC0">
          <w:rPr>
            <w:rFonts w:ascii="Calibri" w:hAnsi="Calibri" w:cs="Calibri"/>
            <w:noProof/>
            <w:webHidden/>
            <w:sz w:val="24"/>
            <w:szCs w:val="24"/>
          </w:rPr>
          <w:fldChar w:fldCharType="end"/>
        </w:r>
      </w:hyperlink>
    </w:p>
    <w:p w14:paraId="14C1DF9B" w14:textId="285599F3" w:rsidR="002C6AEE" w:rsidRPr="00F0557B" w:rsidRDefault="00D60AC0" w:rsidP="00934F70">
      <w:pPr>
        <w:spacing w:line="360" w:lineRule="auto"/>
        <w:rPr>
          <w:rFonts w:ascii="Calibri" w:hAnsi="Calibri" w:cs="Calibri"/>
          <w:color w:val="000000" w:themeColor="text1"/>
        </w:rPr>
      </w:pPr>
      <w:r>
        <w:rPr>
          <w:rFonts w:ascii="Calibri" w:hAnsi="Calibri" w:cs="Calibri"/>
          <w:smallCaps/>
          <w:color w:val="000000" w:themeColor="text1"/>
        </w:rPr>
        <w:fldChar w:fldCharType="end"/>
      </w:r>
    </w:p>
    <w:p w14:paraId="1AB44708" w14:textId="77777777" w:rsidR="002C6AEE" w:rsidRPr="00F0557B" w:rsidRDefault="002C6AEE" w:rsidP="00934F70">
      <w:pPr>
        <w:spacing w:line="360" w:lineRule="auto"/>
        <w:rPr>
          <w:rFonts w:ascii="Calibri" w:hAnsi="Calibri" w:cs="Calibri"/>
          <w:color w:val="000000" w:themeColor="text1"/>
        </w:rPr>
      </w:pPr>
    </w:p>
    <w:p w14:paraId="09B87D77" w14:textId="77777777" w:rsidR="002C6AEE" w:rsidRPr="00F0557B" w:rsidRDefault="002C6AEE" w:rsidP="00934F70">
      <w:pPr>
        <w:spacing w:line="360" w:lineRule="auto"/>
        <w:rPr>
          <w:rFonts w:ascii="Calibri" w:hAnsi="Calibri" w:cs="Calibri"/>
          <w:color w:val="000000" w:themeColor="text1"/>
        </w:rPr>
      </w:pPr>
    </w:p>
    <w:p w14:paraId="16B4FCE0" w14:textId="77777777" w:rsidR="002C6AEE" w:rsidRPr="00F0557B" w:rsidRDefault="002C6AEE" w:rsidP="00934F70">
      <w:pPr>
        <w:spacing w:line="360" w:lineRule="auto"/>
        <w:rPr>
          <w:rFonts w:ascii="Calibri" w:hAnsi="Calibri" w:cs="Calibri"/>
          <w:color w:val="000000" w:themeColor="text1"/>
        </w:rPr>
      </w:pPr>
    </w:p>
    <w:p w14:paraId="533F1E91" w14:textId="77777777" w:rsidR="002C6AEE" w:rsidRPr="00F0557B" w:rsidRDefault="002C6AEE" w:rsidP="00934F70">
      <w:pPr>
        <w:spacing w:line="360" w:lineRule="auto"/>
        <w:rPr>
          <w:rFonts w:ascii="Calibri" w:hAnsi="Calibri" w:cs="Calibri"/>
          <w:color w:val="000000" w:themeColor="text1"/>
        </w:rPr>
      </w:pPr>
    </w:p>
    <w:p w14:paraId="736AC872" w14:textId="77777777" w:rsidR="002C6AEE" w:rsidRPr="00F0557B" w:rsidRDefault="002C6AEE" w:rsidP="00934F70">
      <w:pPr>
        <w:spacing w:line="360" w:lineRule="auto"/>
        <w:rPr>
          <w:rFonts w:ascii="Calibri" w:hAnsi="Calibri" w:cs="Calibri"/>
          <w:color w:val="000000" w:themeColor="text1"/>
        </w:rPr>
      </w:pPr>
    </w:p>
    <w:p w14:paraId="175BF769" w14:textId="77777777" w:rsidR="002C6AEE" w:rsidRPr="00F0557B" w:rsidRDefault="002C6AEE" w:rsidP="00934F70">
      <w:pPr>
        <w:spacing w:line="360" w:lineRule="auto"/>
        <w:rPr>
          <w:rFonts w:ascii="Calibri" w:hAnsi="Calibri" w:cs="Calibri"/>
          <w:color w:val="000000" w:themeColor="text1"/>
        </w:rPr>
      </w:pPr>
    </w:p>
    <w:p w14:paraId="319FD1A7" w14:textId="77777777" w:rsidR="002C6AEE" w:rsidRPr="00F0557B" w:rsidRDefault="002C6AEE" w:rsidP="00934F70">
      <w:pPr>
        <w:spacing w:line="360" w:lineRule="auto"/>
        <w:rPr>
          <w:rFonts w:ascii="Calibri" w:hAnsi="Calibri" w:cs="Calibri"/>
          <w:color w:val="000000" w:themeColor="text1"/>
        </w:rPr>
      </w:pPr>
    </w:p>
    <w:p w14:paraId="76E588AF" w14:textId="77777777" w:rsidR="002C6AEE" w:rsidRPr="00F0557B" w:rsidRDefault="002C6AEE" w:rsidP="00934F70">
      <w:pPr>
        <w:spacing w:line="360" w:lineRule="auto"/>
        <w:rPr>
          <w:rFonts w:ascii="Calibri" w:hAnsi="Calibri" w:cs="Calibri"/>
          <w:color w:val="000000" w:themeColor="text1"/>
        </w:rPr>
      </w:pPr>
    </w:p>
    <w:p w14:paraId="11D68899" w14:textId="77777777" w:rsidR="002C6AEE" w:rsidRPr="00F0557B" w:rsidRDefault="002C6AEE" w:rsidP="00934F70">
      <w:pPr>
        <w:spacing w:line="360" w:lineRule="auto"/>
        <w:rPr>
          <w:rFonts w:ascii="Calibri" w:hAnsi="Calibri" w:cs="Calibri"/>
          <w:color w:val="000000" w:themeColor="text1"/>
        </w:rPr>
      </w:pPr>
    </w:p>
    <w:p w14:paraId="1E9F6087" w14:textId="77777777" w:rsidR="002C6AEE" w:rsidRPr="00F0557B" w:rsidRDefault="002C6AEE" w:rsidP="00934F70">
      <w:pPr>
        <w:spacing w:line="360" w:lineRule="auto"/>
        <w:rPr>
          <w:rFonts w:ascii="Calibri" w:hAnsi="Calibri" w:cs="Calibri"/>
          <w:color w:val="000000" w:themeColor="text1"/>
        </w:rPr>
      </w:pPr>
    </w:p>
    <w:p w14:paraId="2EB852A1" w14:textId="77777777" w:rsidR="002C6AEE" w:rsidRPr="00F0557B" w:rsidRDefault="002C6AEE" w:rsidP="00934F70">
      <w:pPr>
        <w:spacing w:line="360" w:lineRule="auto"/>
        <w:rPr>
          <w:rFonts w:ascii="Calibri" w:hAnsi="Calibri" w:cs="Calibri"/>
          <w:color w:val="000000" w:themeColor="text1"/>
        </w:rPr>
      </w:pPr>
    </w:p>
    <w:p w14:paraId="61465178" w14:textId="77777777" w:rsidR="002C6AEE" w:rsidRPr="00F0557B" w:rsidRDefault="002C6AEE" w:rsidP="00934F70">
      <w:pPr>
        <w:spacing w:line="360" w:lineRule="auto"/>
        <w:rPr>
          <w:rFonts w:ascii="Calibri" w:hAnsi="Calibri" w:cs="Calibri"/>
          <w:color w:val="000000" w:themeColor="text1"/>
        </w:rPr>
      </w:pPr>
    </w:p>
    <w:p w14:paraId="435B9DB3" w14:textId="77777777" w:rsidR="002C6AEE" w:rsidRPr="00F0557B" w:rsidRDefault="002C6AEE" w:rsidP="00934F70">
      <w:pPr>
        <w:spacing w:line="360" w:lineRule="auto"/>
        <w:rPr>
          <w:rFonts w:ascii="Calibri" w:hAnsi="Calibri" w:cs="Calibri"/>
          <w:color w:val="000000" w:themeColor="text1"/>
        </w:rPr>
      </w:pPr>
    </w:p>
    <w:p w14:paraId="0791B952" w14:textId="77777777" w:rsidR="002C6AEE" w:rsidRPr="00F0557B" w:rsidRDefault="002C6AEE" w:rsidP="00934F70">
      <w:pPr>
        <w:spacing w:line="360" w:lineRule="auto"/>
        <w:rPr>
          <w:rFonts w:ascii="Calibri" w:hAnsi="Calibri" w:cs="Calibri"/>
          <w:color w:val="000000" w:themeColor="text1"/>
        </w:rPr>
      </w:pPr>
    </w:p>
    <w:p w14:paraId="412F680B" w14:textId="77777777" w:rsidR="002C6AEE" w:rsidRPr="00F0557B" w:rsidRDefault="002C6AEE" w:rsidP="00934F70">
      <w:pPr>
        <w:spacing w:line="360" w:lineRule="auto"/>
        <w:rPr>
          <w:rFonts w:ascii="Calibri" w:hAnsi="Calibri" w:cs="Calibri"/>
          <w:color w:val="000000" w:themeColor="text1"/>
        </w:rPr>
      </w:pPr>
    </w:p>
    <w:p w14:paraId="69ACDBB9" w14:textId="6E88079B" w:rsidR="0037287D" w:rsidRPr="00F0557B" w:rsidRDefault="0037287D" w:rsidP="002C6AEE">
      <w:pPr>
        <w:pStyle w:val="Titre"/>
        <w:rPr>
          <w:rFonts w:ascii="Calibri" w:hAnsi="Calibri" w:cs="Calibri"/>
        </w:rPr>
      </w:pPr>
      <w:r w:rsidRPr="00F0557B">
        <w:rPr>
          <w:rFonts w:ascii="Calibri" w:hAnsi="Calibri" w:cs="Calibri"/>
        </w:rPr>
        <w:lastRenderedPageBreak/>
        <w:t>List of Tables</w:t>
      </w:r>
    </w:p>
    <w:p w14:paraId="4F718750" w14:textId="77777777" w:rsidR="00AE0DC9" w:rsidRPr="00F0557B" w:rsidRDefault="00AE0DC9" w:rsidP="00934F70">
      <w:pPr>
        <w:spacing w:line="360" w:lineRule="auto"/>
        <w:rPr>
          <w:rFonts w:ascii="Calibri" w:hAnsi="Calibri" w:cs="Calibri"/>
          <w:color w:val="000000" w:themeColor="text1"/>
        </w:rPr>
      </w:pPr>
    </w:p>
    <w:p w14:paraId="0FCC69CE" w14:textId="77777777" w:rsidR="00AE0DC9" w:rsidRPr="00F0557B" w:rsidRDefault="00AE0DC9" w:rsidP="00934F70">
      <w:pPr>
        <w:spacing w:line="360" w:lineRule="auto"/>
        <w:rPr>
          <w:rFonts w:ascii="Calibri" w:hAnsi="Calibri" w:cs="Calibri"/>
          <w:color w:val="000000" w:themeColor="text1"/>
        </w:rPr>
      </w:pPr>
    </w:p>
    <w:p w14:paraId="1A2363A9" w14:textId="77777777" w:rsidR="00AE0DC9" w:rsidRPr="00F0557B" w:rsidRDefault="00AE0DC9" w:rsidP="00934F70">
      <w:pPr>
        <w:spacing w:line="360" w:lineRule="auto"/>
        <w:rPr>
          <w:rFonts w:ascii="Calibri" w:hAnsi="Calibri" w:cs="Calibri"/>
          <w:color w:val="000000" w:themeColor="text1"/>
        </w:rPr>
      </w:pPr>
    </w:p>
    <w:p w14:paraId="1F6909B2" w14:textId="77777777" w:rsidR="00AE0DC9" w:rsidRPr="00F0557B" w:rsidRDefault="00AE0DC9" w:rsidP="00934F70">
      <w:pPr>
        <w:spacing w:line="360" w:lineRule="auto"/>
        <w:rPr>
          <w:rFonts w:ascii="Calibri" w:hAnsi="Calibri" w:cs="Calibri"/>
          <w:color w:val="000000" w:themeColor="text1"/>
        </w:rPr>
      </w:pPr>
    </w:p>
    <w:p w14:paraId="3E91B2AC" w14:textId="77777777" w:rsidR="00AE0DC9" w:rsidRPr="00F0557B" w:rsidRDefault="00AE0DC9" w:rsidP="00934F70">
      <w:pPr>
        <w:spacing w:line="360" w:lineRule="auto"/>
        <w:rPr>
          <w:rFonts w:ascii="Calibri" w:hAnsi="Calibri" w:cs="Calibri"/>
          <w:color w:val="000000" w:themeColor="text1"/>
        </w:rPr>
      </w:pPr>
    </w:p>
    <w:p w14:paraId="2FB0A65B" w14:textId="77777777" w:rsidR="00AE0DC9" w:rsidRPr="00F0557B" w:rsidRDefault="00AE0DC9" w:rsidP="00934F70">
      <w:pPr>
        <w:spacing w:line="360" w:lineRule="auto"/>
        <w:rPr>
          <w:rFonts w:ascii="Calibri" w:hAnsi="Calibri" w:cs="Calibri"/>
          <w:color w:val="000000" w:themeColor="text1"/>
        </w:rPr>
      </w:pPr>
    </w:p>
    <w:p w14:paraId="1693C0F5" w14:textId="77777777" w:rsidR="00AE0DC9" w:rsidRPr="00F0557B" w:rsidRDefault="00AE0DC9" w:rsidP="00934F70">
      <w:pPr>
        <w:spacing w:line="360" w:lineRule="auto"/>
        <w:rPr>
          <w:rFonts w:ascii="Calibri" w:hAnsi="Calibri" w:cs="Calibri"/>
          <w:color w:val="000000" w:themeColor="text1"/>
        </w:rPr>
      </w:pPr>
    </w:p>
    <w:p w14:paraId="60C44007" w14:textId="77777777" w:rsidR="00AE0DC9" w:rsidRPr="00F0557B" w:rsidRDefault="00AE0DC9" w:rsidP="00934F70">
      <w:pPr>
        <w:spacing w:line="360" w:lineRule="auto"/>
        <w:rPr>
          <w:rFonts w:ascii="Calibri" w:hAnsi="Calibri" w:cs="Calibri"/>
          <w:color w:val="000000" w:themeColor="text1"/>
        </w:rPr>
      </w:pPr>
    </w:p>
    <w:p w14:paraId="21CF860E" w14:textId="77777777" w:rsidR="001E71FC" w:rsidRPr="00F0557B" w:rsidRDefault="001E71FC" w:rsidP="00934F70">
      <w:pPr>
        <w:spacing w:line="360" w:lineRule="auto"/>
        <w:rPr>
          <w:rFonts w:ascii="Calibri" w:hAnsi="Calibri" w:cs="Calibri"/>
          <w:color w:val="000000" w:themeColor="text1"/>
        </w:rPr>
        <w:sectPr w:rsidR="001E71FC" w:rsidRPr="00F0557B" w:rsidSect="0037287D">
          <w:footerReference w:type="even" r:id="rId12"/>
          <w:footerReference w:type="default" r:id="rId13"/>
          <w:pgSz w:w="12240" w:h="15840"/>
          <w:pgMar w:top="1440" w:right="1440" w:bottom="1440" w:left="1440" w:header="708" w:footer="708" w:gutter="0"/>
          <w:pgNumType w:fmt="lowerRoman" w:start="1"/>
          <w:cols w:space="708"/>
          <w:docGrid w:linePitch="360"/>
        </w:sectPr>
      </w:pPr>
    </w:p>
    <w:p w14:paraId="749B5171" w14:textId="77777777" w:rsidR="001E71FC" w:rsidRPr="00F0557B" w:rsidRDefault="001E71FC" w:rsidP="00934F70">
      <w:pPr>
        <w:pStyle w:val="Titre1"/>
        <w:spacing w:line="360" w:lineRule="auto"/>
        <w:rPr>
          <w:rFonts w:ascii="Calibri" w:hAnsi="Calibri" w:cs="Calibri"/>
          <w:b/>
          <w:bCs/>
          <w:color w:val="000000" w:themeColor="text1"/>
        </w:rPr>
      </w:pPr>
      <w:bookmarkStart w:id="15" w:name="_Toc232771506"/>
      <w:bookmarkStart w:id="16" w:name="_Toc234162408"/>
      <w:r w:rsidRPr="00F0557B">
        <w:rPr>
          <w:rFonts w:ascii="Calibri" w:hAnsi="Calibri" w:cs="Calibri"/>
          <w:b/>
          <w:bCs/>
          <w:color w:val="000000" w:themeColor="text1"/>
        </w:rPr>
        <w:lastRenderedPageBreak/>
        <w:t>Introduction</w:t>
      </w:r>
      <w:bookmarkEnd w:id="15"/>
      <w:bookmarkEnd w:id="16"/>
    </w:p>
    <w:p w14:paraId="05904A46"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7" w:name="_Toc232771507"/>
      <w:bookmarkStart w:id="18" w:name="_Toc234162409"/>
      <w:r w:rsidRPr="00F0557B">
        <w:rPr>
          <w:rFonts w:ascii="Calibri" w:hAnsi="Calibri" w:cs="Calibri"/>
          <w:b/>
          <w:bCs/>
          <w:color w:val="000000" w:themeColor="text1"/>
          <w:sz w:val="24"/>
          <w:szCs w:val="24"/>
        </w:rPr>
        <w:t>Ecological Phase Shifts in Coral Reefs Worldwide</w:t>
      </w:r>
      <w:bookmarkEnd w:id="17"/>
      <w:bookmarkEnd w:id="18"/>
    </w:p>
    <w:p w14:paraId="0B7E1A67" w14:textId="7E844E0C" w:rsidR="001E71FC" w:rsidRPr="00F0557B" w:rsidRDefault="001E71FC" w:rsidP="007B68A6">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Evidence of ecological phase shifts can be observed worldwide as persistent environmental forcings shift </w:t>
      </w:r>
      <w:del w:id="19" w:author="Craig Nelson" w:date="2026-08-12T17:02:00Z" w16du:dateUtc="2026-08-13T03:02:00Z">
        <w:r w:rsidRPr="00F0557B" w:rsidDel="00055C22">
          <w:rPr>
            <w:rFonts w:ascii="Calibri" w:hAnsi="Calibri" w:cs="Calibri"/>
            <w:color w:val="000000" w:themeColor="text1"/>
          </w:rPr>
          <w:delText>coral reefs</w:delText>
        </w:r>
      </w:del>
      <w:ins w:id="20" w:author="Craig Nelson" w:date="2026-08-12T17:02:00Z" w16du:dateUtc="2026-08-13T03:02:00Z">
        <w:r w:rsidR="00055C22">
          <w:rPr>
            <w:rFonts w:ascii="Calibri" w:hAnsi="Calibri" w:cs="Calibri"/>
            <w:color w:val="000000" w:themeColor="text1"/>
            <w:lang w:val="en-US"/>
          </w:rPr>
          <w:t>the</w:t>
        </w:r>
      </w:ins>
      <w:r w:rsidRPr="00F0557B">
        <w:rPr>
          <w:rFonts w:ascii="Calibri" w:hAnsi="Calibri" w:cs="Calibri"/>
          <w:color w:val="000000" w:themeColor="text1"/>
        </w:rPr>
        <w:t xml:space="preserve"> equilibrium state </w:t>
      </w:r>
      <w:ins w:id="21" w:author="Craig Nelson" w:date="2026-08-12T17:02:00Z" w16du:dateUtc="2026-08-13T03:02:00Z">
        <w:r w:rsidR="00055C22">
          <w:rPr>
            <w:rFonts w:ascii="Calibri" w:hAnsi="Calibri" w:cs="Calibri"/>
            <w:color w:val="000000" w:themeColor="text1"/>
            <w:lang w:val="en-US"/>
          </w:rPr>
          <w:t xml:space="preserve">of coral reefs </w:t>
        </w:r>
      </w:ins>
      <w:r w:rsidRPr="00F0557B">
        <w:rPr>
          <w:rFonts w:ascii="Calibri" w:hAnsi="Calibri" w:cs="Calibri"/>
          <w:color w:val="000000" w:themeColor="text1"/>
        </w:rPr>
        <w:t xml:space="preserve">towards algal dominance. Over recent decades, coral reef decline has occurred steadily and extensively throughout the Indo-Pacific and the Caribbean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{"citationID":"pO0Gh39p","properties":{"unsorted":false,"formattedCitation":"(Bruno &amp; Selig, 2007; Done, 1992)","plainCitation":"(Bruno &amp; Selig, 2007; Done, 1992)","noteIndex":0},"citationItems":[{"id":3788,"uris":["http://zotero.org/users/9067719/items/ZGX5RQKG"],"itemData":{"id":3788,"type":"article-journal","citation-key":"brunoRegionalDeclineCoral2007","container-title":"PLoS ONE","DOI":"10.1371/journal.pone.0000711","ISSN":"1932-6203","issue":"8","journalAbbreviation":"PLoS ONE","language":"en","page":"e711","source":"DOI.org (Crossref)","title":"Regional Decline of Coral Cover in the Indo-Pacific: Timing, Extent, and Subregional Comparisons","title-short":"Regional Decline of Coral Cover in the Indo-Pacific","volume":"2","author":[{"family":"Bruno","given":"John F."},{"family":"Selig","given":"Elizabeth R."}],"editor":[{"family":"Freckleton","given":"Rob"}],"issued":{"date-parts":[["2007",8,8]]}}},{"id":3751,"uris":["http://zotero.org/users/9067719/items/FPYFGICI"],"itemData":{"id":3751,"type":"article-journal","abstract":"Many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(Bruno &amp; Selig, 2007; Done, 1992)</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 xml:space="preserve">Phase shifts occur due to the combined effect of forcings which are detrimental to coral and favorable to algae. </w:t>
      </w:r>
      <w:commentRangeStart w:id="22"/>
      <w:r w:rsidRPr="00F0557B">
        <w:rPr>
          <w:rFonts w:ascii="Calibri" w:hAnsi="Calibri" w:cs="Calibri"/>
          <w:color w:val="000000" w:themeColor="text1"/>
        </w:rPr>
        <w:t>At a local-scale, proximity to human development is correlated with greater rates of coral decline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{"citationID":"Fue7xzVd","properties":{"unsorted":false,"formattedCitation":"(Barott et al., 2012)","plainCitation":"(Barott et al., 2012)","noteIndex":0},"citationItems":[{"id":6087,"uris":["http://zotero.org/users/9067719/items/SCBJTZSK"],"itemData":{"id":6087,"type":"article-journal","abstract":"Competition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(Barott et al., 2012)</w:t>
      </w:r>
      <w:r w:rsidR="007B68A6">
        <w:rPr>
          <w:rFonts w:ascii="Calibri" w:hAnsi="Calibri" w:cs="Calibri"/>
          <w:color w:val="000000" w:themeColor="text1"/>
        </w:rPr>
        <w:fldChar w:fldCharType="end"/>
      </w:r>
      <w:r w:rsidRPr="00F0557B">
        <w:rPr>
          <w:rFonts w:ascii="Calibri" w:hAnsi="Calibri" w:cs="Calibri"/>
          <w:color w:val="000000" w:themeColor="text1"/>
        </w:rPr>
        <w:t>. Chronic overfishing, specifically of herbivorous fish and invertebrates, reduces grazing pressure and thus contributes to the proliferation of macroalgae in coral reefs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{"citationID":"K3PYo164","properties":{"unsorted":false,"formattedCitation":"(Burkepile &amp; Hay, 2006; Hughes, 1994; Smith et al., 2001)","plainCitation":"(Burkepile &amp; Hay, 2006; Hughes, 1994; Smith et al., 2001)","noteIndex":0},"citationItems":[{"id":6171,"uris":["http://zotero.org/users/9067719/items/CRC9VUBZ"],"itemData":{"id":6171,"type":"article-journal","abstract":"Pervasive overharvesting of consumers and anthropogenic nutrient loading are changing the strengths of top-down and bottom-up forces in ecosystems worldwide. Thus, identifying the relative and synergistic roles of these forces and how they differ across habitats, ecosystems, or primary-producer types is increasingly important for understanding how communities are structured. We used factorial meta-analysis of 54 field experiments that orthogonally manipulated herbivore pressure and nutrient loading to quantify consumer and nutrient effects on primary producers in benthic marine habitats. Across all experiments and producer types, herbivory and nutrient enrichment both significantly affected primary-producer abundance. They also interacted to create greater nutrient enrichment effects in the absence of herbivores, suggesting that loss of herbivores produces more dramatic effects of nutrient loading. Herbivores consistently had stronger effects than did nutrient enrichment for both tropical macroalgae and seagrasses. The strong effects of herbivory but limited effects of nutrient enrichment on tropical macroalgae suggest that suppression of herbivore populations has played a larger role than eutrophication in driving the phase shift from coral- to macroalgal-dominated reefs in many areas, especially the Caribbean. For temperate macroalgae and benthic microalgae, the effects of top-down and bottom-up forces varied as a function of the inherent productivity of the ecosystem. For these algal groups, nutrient enrichment appeared to have stronger effects in high- vs. low-productivity systems, while herbivores exerted a stronger top-down effect in low-productivity systems. Effects of herbivores vs. nutrients also varied among algal functional groups (crustose algae, upright macroalgae, and filamentous algae), within a functional group between temperate and tropical systems, and according to the metric used to measure producer abundance. These analyses suggest that human alteration of food webs and nutrient availability have significant effects on primary producers but that the effects vary among latitudes and primary producers, and with the inherent productivity of ecosystems.","citation-key":"burkepileHerbivoreVsNutrient2006","container-title":"Ecology","DOI":"10.1890/0012-9658(2006)87[3128:HVNCOM]2.0.CO;2","ISSN":"1939-9170","issue":"12","language":"en","note":"_eprint: https://esajournals.onlinelibrary.wiley.com/doi/pdf/10.1890/0012-9658%282006%2987%5B3128%3AHVNCOM%5D2.0.CO%3B2","page":"3128-3139","source":"Wiley Online Library","title":"Herbivore Vs. Nutrient Control of Marine Primary Producers: Context-Dependent Effects","title-short":"Herbivore Vs. Nutrient Control of Marine Primary Producers","volume":"87","author":[{"family":"Burkepile","given":"Deron E."},{"family":"Hay","given":"Mark E."}],"issued":{"date-parts":[["2006"]]}}},{"id":6173,"uris":["http://zotero.org/users/9067719/items/AE3EIU2C"],"itemData":{"id":6173,"type":"article-journal","abstract":"Many coral reefs have been degraded over the past two to three decades through a combination of human and natural disturbances. 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macroalgae (more than 90 percent cover). Immediate implementation of management procedures is necessary to avoid further catastrophic damage.","citation-key":"hughesCatastrophesPhaseShifts1994","container-title":"Science","ISSN":"0036-8075","issue":"5178","page":"1547-1551","publisher":"American Association for the Advancement of Science","source":"JSTOR","title":"Catastrophes, Phase Shifts, and Large-Scale Degradation of a Caribbean Coral Reef","volume":"265","author":[{"family":"Hughes","given":"Terence P."}],"issued":{"date-parts":[["1994"]]}}},{"id":6183,"uris":["http://zotero.org/users/9067719/items/HERVM9R4"],"itemData":{"id":6183,"type":"article-journal","citation-key":"smithExperimentalAnalysisEffects2001","container-title":"Coral Reefs","DOI":"10.1007/s003380000124","ISSN":"0722-4028, 1432-0975","issue":"4","journalAbbreviation":"Coral Reefs","language":"en","license":"http://www.springer.com/tdm","page":"332-342","source":"DOI.org (Crossref)","title":"An experimental analysis of the effects of herbivory and nutrient enrichment on benthic community dynamics on a Hawaiian reef","volume":"19","author":[{"family":"Smith","given":"J."},{"family":"Smith","given":"C."},{"family":"Hunter","given":"C."}],"issued":{"date-parts":[["2001",5]]}}}],"schema":"https://github.com/citation-style-language/schema/raw/master/csl-citation.json"}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(Burkepile &amp; Hay, 2006; Hughes, 1994; Smith et al., 2001)</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Additionally, nutrient inputs from sewage and agricultural runoff favor eutrophic conditions which promote macroalgae growth and can lead to hypoxic conditions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{"citationID":"EwqJ0TbG","properties":{"unsorted":false,"formattedCitation":"(Bahr et al., 2015; Lesser, 2021; McCook, 1999; Smith et al., 2006)","plainCitation":"(Bahr et al., 2015; Lesser, 2021; McCook, 1999; Smith et al., 2006)","noteIndex":0},"citationItems":[{"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J."}],"issued":{"date-parts":[["2015",5,12]]}}},{"id":3750,"uris":["http://zotero.org/users/9067719/items/FEQ7MZYH"],"itemData":{"id":3750,"type":"article-journal","abstract":"Coral reefs continue to experience extreme environmental pressure from climate change stressors, but many coral reefs are also exposed to eutrophication. It has been proposed that changes in the stoichiometry of ambient nutrients increase the mortality of corals, whereas eutrophication may facilitate phase shifts to macroalgae-dominated coral reefs when herbivory is low or absent. But are corals ever nutrient limited, and can eutrophication destabilize the coral symbiosis making it more sensitive to environmental stress because of climate change? The effects of eutrophication are confounded not just by the effects of climate change but by the presence of chemical pollutants in industrial, urban, and agricultural wastes. Because of these confounding effects, the increases in nutrients or changes in their stoichiometry in coastal environments, although they are important at the organismal and community level, cannot currently be disentangled from each other or from the more significant effects of climate change stressors on coral reefs.","citation-key":"lesserEutrophicationCoralReefs2021","container-title":"BioScience","DOI":"10.1093/biosci/biab101","ISSN":"0006-3568, 1525-3244","issue":"12","language":"en","page":"1216-1233","source":"DOI.org (Crossref)","title":"Eutrophication on Coral Reefs: What Is the Evidence for Phase Shifts, Nutrient Limitation and Coral Bleaching","title-short":"Eutrophication on Coral Reefs","volume":"71","author":[{"family":"Lesser","given":"Michael P"}],"issued":{"date-parts":[["2021",12,1]]}}},{"id":6179,"uris":["http://zotero.org/users/9067719/items/7CC5KF5N"],"itemData":{"id":6179,"type":"article-journal","abstract":"Degradation of coral reefs often involves a &amp;&amp;phase shift'' from abundant coral to abundant macroalgae. This paper critically reviews the roles of nutrient increases in such phase shifts. I conclude that nutrient overloads can contribute to reef degradation, but that they are unlikely to lead to phase shifts simply by enhancing algal growth rates and hence allowing overgrowth of corals, unless herbivory is unusually or arti\"cially low. Concentrations of dissolved inorganic nutrients are poor indicators of reef status, and the concept of a simple threshold concentration that indicates eutrophication has little validity. I discuss the signi\"cance and consequences of these assessments for reef management, focusing on the Great Barrier Reef, and conclude with some speci\"c recommendations, including protection of herbivorous \"shes, minimisation of terrestrial runo!, and protection of coastal reefs.","citation-key":"mccookMacroalgaeNutrientsPhase1999","container-title":"Coral Reefs","DOI":"10.1007/s003380050213","ISSN":"0722-4028, 1432-0975","issue":"4","journalAbbreviation":"Coral Reefs","language":"en","license":"http://www.springer.com/tdm","page":"357-367","source":"DOI.org (Crossref)","title":"Macroalgae, nutrients and phase shifts on coral reefs: scientific issues and management consequences for the Great Barrier Reef","title-short":"Macroalgae, nutrients and phase shifts on coral reefs","volume":"18","author":[{"family":"McCook","given":"L. J."}],"issued":{"date-parts":[["1999",12,1]]}}},{"id":6094,"uris":["http://zotero.org/users/9067719/items/QA7KD33X"],"itemData":{"id":6094,"type":"article-journal","abstract":"Declines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(Bahr et al., 2015; Lesser, 2021; McCook, 1999; Smith et al., 2006)</w:t>
      </w:r>
      <w:r w:rsidR="007B68A6">
        <w:rPr>
          <w:rFonts w:ascii="Calibri" w:hAnsi="Calibri" w:cs="Calibri"/>
          <w:color w:val="000000" w:themeColor="text1"/>
        </w:rPr>
        <w:fldChar w:fldCharType="end"/>
      </w:r>
      <w:r w:rsidRPr="00F0557B">
        <w:rPr>
          <w:rFonts w:ascii="Calibri" w:hAnsi="Calibri" w:cs="Calibri"/>
          <w:color w:val="000000" w:themeColor="text1"/>
        </w:rPr>
        <w:t>. Urban development and dredging result in sedimentation and increased turbidity which prevents feeding and photosynthesis in corals resulting in detrimental effects to their health</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{"citationID":"04adEUb7","properties":{"unsorted":false,"formattedCitation":"(Adam et al., 2021; Bahr et al., 2015; Jones et al., 2019)","plainCitation":"(Adam et al., 2021; Bahr et al., 2015; Jones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w:instrText>
      </w:r>
      <w:r w:rsidR="007B68A6">
        <w:rPr>
          <w:rFonts w:ascii="Calibri" w:hAnsi="Calibri" w:cs="Calibri" w:hint="eastAsia"/>
          <w:color w:val="000000" w:themeColor="text1"/>
        </w:rPr>
        <w:instrText>lications","DOI":"10.1002/eap.2227","ISSN":"1051-0761, 1939-5582","issue":"1","journalAbbreviation":"Ecological Applications","language":"en","page":"e2227","source":"DOI.org (Crossref)","title":"Landscape</w:instrText>
      </w:r>
      <w:r w:rsidR="007B68A6">
        <w:rPr>
          <w:rFonts w:ascii="Calibri" w:hAnsi="Calibri" w:cs="Calibri" w:hint="eastAsia"/>
          <w:color w:val="000000" w:themeColor="text1"/>
        </w:rPr>
        <w:instrText>‐</w:instrText>
      </w:r>
      <w:r w:rsidR="007B68A6">
        <w:rPr>
          <w:rFonts w:ascii="Calibri" w:hAnsi="Calibri" w:cs="Calibri" w:hint="eastAsia"/>
          <w:color w:val="000000" w:themeColor="text1"/>
        </w:rPr>
        <w:instrText>scale patterns of nutrient enrichment in a coral reef ecosystem: implications for coral to algae phase shifts","title-short":"Landscape</w:instrText>
      </w:r>
      <w:r w:rsidR="007B68A6">
        <w:rPr>
          <w:rFonts w:ascii="Calibri" w:hAnsi="Calibri" w:cs="Calibri" w:hint="eastAsia"/>
          <w:color w:val="000000" w:themeColor="text1"/>
        </w:rPr>
        <w:instrText>‐</w:instrText>
      </w:r>
      <w:r w:rsidR="007B68A6">
        <w:rPr>
          <w:rFonts w:ascii="Calibri" w:hAnsi="Calibri" w:cs="Calibri" w:hint="eastAsia"/>
          <w:color w:val="000000" w:themeColor="text1"/>
        </w:rPr>
        <w:instrText>scale patterns of nutrient enrichment in a coral reef ecosystem","volume":"31","author":[{"family":"Adam","given":"Thomas C."},{"family":"Burkepile","given":"Deron E."}</w:instrText>
      </w:r>
      <w:r w:rsidR="007B68A6">
        <w:rPr>
          <w:rFonts w:ascii="Calibri" w:hAnsi="Calibri" w:cs="Calibri"/>
          <w:color w:val="000000" w:themeColor="text1"/>
        </w:rPr>
        <w:instrText xml:space="preserve">,{"family":"Holbrook","given":"Sally J."},{"family":"Carpenter","given":"Robert C."},{"family":"Claudet","given":"Joachim"},{"family":"Loiseau","given":"Charles"},{"family":"Thiault","given":"Lauric"},{"family":"Brooks","given":"Andrew J."},{"family":"Washburn","given":"Libe"},{"family":"Schmitt","given":"Russell J."}],"issued":{"date-parts":[["2021",1]]}}},{"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J."}],"issued":{"date-parts":[["2015",5,12]]}}},{"id":6383,"uris":["http://zotero.org/users/9067719/items/NJKEFHA5"],"itemData":{"id":6383,"type":"article-journal","abstract":"Dredging in the marine environment to create and maintain safe, navigable shipping channels, and subsequent disposal of the material at sea in dredge material placement sites (spoil grounds) can generate large quantities of suspended sediment that can impact upon epibenthic marine communities. For sensitive taxa such as hard corals, understanding the mechanisms of mortality and the spatial scale over which these occur is critically important for impact prediction purposes, management of dredging using zonation schemes, and also public perception. We describe the sediment deposition field from suspended sediment falling back out of suspension created around a large (7.6 Mm3) 1.5-year capital dredging project on a reef, using data from 2 weekly repeat observations of &gt;500 individually tagged corals at multiple locations from 0.2–25 km from the dredging. The observations were supported by concurrent in situ measurements of proxy suspended sediment concentrations, underwater light, and sediment deposition (using optical backscatter sensors), and before and after surveys of seabed particle size distributions (PSDs). The distance at which 90% of the effect (from maximum to minimum) had dissipated (ED10) was 20 km away from the dredging for suspended sediment concentrations (estimated via nephelometry), and underwater light (measured using PAR sensors) associated with turbid plumes, 14 km for sediment deposition (measured using optical backscatter sensors) and 4.6 km for changes seabed clay and silt content (PSD analysis). The ED10 for smothering of corals (the build-up of pools of loose sediment on the surface that could not be removed by self-cleaning) occurred much closer still at 3–3.3 km or (0.5–0.6 km for an ED50). Smothering was common on encrusting and foliose forms where sediments accumulated in hollows and massive hemispherical forms where surface undulations (bumps) allowed sediments to pool. Smothering was never observed on branching species, even under extreme levels of sedimentation. Sediment smothering resulted in tissue bleaching and partial mortality (lesion formation), but if sediments were removed (by currents) bleached areas regained pigmentation over weeks and there was regrowth/reparation of lesions over weeks and months even before the dredging was completed. Overall sedimentation tolerance was highly related to coral morphology and surface inclination and the ability to avoid smothering by having uninterrupted downhill pathways for sediment transport across the colony.","citation-key":"jonesSedimentDepositionCoral2019","container-title":"PLOS ONE","DOI":"10.1371/journal.pone.0216248","ISSN":"1932-6203","issue":"6","journalAbbreviation":"PLoS ONE","language":"en","page":"e0216248","source":"DOI.org (Crossref)","title":"Sediment deposition and coral smothering","volume":"14","author":[{"family":"Jones","given":"Ross"},{"family":"Fisher","given":"Rebecca"},{"family":"Bessell-Browne","given":"Pia"}],"editor":[{"family":"Hewitt","given":"Judi"}],"issued":{"date-parts":[["2019",6,19]]}}}],"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(Adam et al., 2021; Bahr et al., 2015; Jones et al., 2019)</w:t>
      </w:r>
      <w:r w:rsidR="007B68A6">
        <w:rPr>
          <w:rFonts w:ascii="Calibri" w:hAnsi="Calibri" w:cs="Calibri"/>
          <w:color w:val="000000" w:themeColor="text1"/>
        </w:rPr>
        <w:fldChar w:fldCharType="end"/>
      </w:r>
      <w:r w:rsidR="007B68A6">
        <w:rPr>
          <w:rFonts w:ascii="Calibri" w:hAnsi="Calibri" w:cs="Calibri"/>
          <w:color w:val="000000" w:themeColor="text1"/>
        </w:rPr>
        <w:t>.</w:t>
      </w:r>
      <w:commentRangeEnd w:id="22"/>
      <w:r w:rsidR="003E6901" w:rsidRPr="00F0557B">
        <w:rPr>
          <w:rStyle w:val="Marquedecommentaire"/>
          <w:rFonts w:ascii="Calibri" w:hAnsi="Calibri" w:cs="Calibri"/>
          <w:color w:val="000000" w:themeColor="text1"/>
          <w:sz w:val="24"/>
          <w:szCs w:val="24"/>
        </w:rPr>
        <w:commentReference w:id="22"/>
      </w:r>
    </w:p>
    <w:p w14:paraId="61F3CCED" w14:textId="3AAE4DED" w:rsidR="001E71FC" w:rsidRPr="00F0557B" w:rsidRDefault="001E71FC" w:rsidP="007B68A6">
      <w:pPr>
        <w:spacing w:line="360" w:lineRule="auto"/>
        <w:ind w:firstLine="360"/>
        <w:rPr>
          <w:rFonts w:ascii="Calibri" w:hAnsi="Calibri" w:cs="Calibri"/>
          <w:color w:val="000000" w:themeColor="text1"/>
        </w:rPr>
      </w:pPr>
      <w:r w:rsidRPr="00F0557B">
        <w:rPr>
          <w:rFonts w:ascii="Calibri" w:hAnsi="Calibri" w:cs="Calibri"/>
          <w:color w:val="000000" w:themeColor="text1"/>
        </w:rPr>
        <w:t>Regionally, stochastic events can drive large scale coral mortality, providing open spaces for macroalgae to spread. Marine heat waves and El Niño events induced large-scale bleaching resulting in coral mortality, thus weakening space competition in favor of macroalgae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{"citationID":"Yvho4YmW","properties":{"unsorted":false,"formattedCitation":"(Palmer et al., 2025)","plainCitation":"(Palmer et al., 2025)","noteIndex":0},"citationItems":[{"id":6385,"uris":["http://zotero.org/users/9067719/items/3GFXXXDC"],"itemData":{"id":6385,"type":"article-journal","abstract":"Background.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(Palmer et al., 2025)</w:t>
      </w:r>
      <w:r w:rsidR="007B68A6">
        <w:rPr>
          <w:rFonts w:ascii="Calibri" w:hAnsi="Calibri" w:cs="Calibri"/>
          <w:color w:val="000000" w:themeColor="text1"/>
        </w:rPr>
        <w:fldChar w:fldCharType="end"/>
      </w:r>
      <w:r w:rsidRPr="00F0557B">
        <w:rPr>
          <w:rFonts w:ascii="Calibri" w:hAnsi="Calibri" w:cs="Calibri"/>
          <w:color w:val="000000" w:themeColor="text1"/>
        </w:rPr>
        <w:t>. Hurricanes and severe storms have caused extensive damage to coral reef structures, clearing spaces for algae to thrive</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{"citationID":"Rk8bP5F0","properties":{"unsorted":false,"formattedCitation":"(Edmunds et al., 2025; Palmer et al., 2025; Schmitt et al., 2019)","plainCitation":"(Edmunds et al., 2025; Palmer et al., 2025; Schmitt et al., 2019)","noteIndex":0},"citationItems":[{"id":5825,"uris":["http://zotero.org/users/9067719/items/JDB6SI7L"],"itemData":{"id":5825,"type":"article-journal","abstract":"Benthic community structure on present-day coral reefs is often described as rapidly degrading, yet such summative statements do not capture the effects of spatial heterogeneity in communities. We focus on Moorea, French Polynesia, where the fore reef has shown high ecological resilience in recent decades, and ask whether the adjacent fringing reefs show different dynamics as a result of local environmental conditions. Communities on fringing reefs ( 4-m depth) were quantified at six sites from 2005 to 2022, and their community dynamics were tested for association with environmental conditions. Unlike the fore reef, most fringing reefs became degraded with respect to hard coral cover and showed low resilience, and their benthic communities differed more among sites than over time at any one site. The sites were each characterized by different temperature regimes, geomorphology, algal cover, and runoff of rainfall from the land. When pooled among sites and times, variation in coral community structure was most strongly associated with distance from the nearest reef pass and macroalgal cover, while benthic community structure was most strongly associated with the distance from the nearest reef pass and the area of building coverage (i.e., a development index). These findings underscore the strong effects of spatial structuring of anthropogenic disturbances, local-scale spatial heterogeneity in reef communities, and the limitations of categorical descriptions of reef condition. Together with evidence of resilient fore-reef communities around Moorea, these results reveal the potential for among-habitat community asynchrony to mediate island-scale coral reef community resilience and show that the community dynamics of fringing reefs are important components of holistic summaries of reef condition. While these fringing reefs exhibit degradation and varied resilience, these community trends were more strongly associated with local anthropogenic impacts than climate change. Modifications to local environmental management actions therefore have the potential to alter trajectories of coral community change at the same spatial scale.","citation-key":"edmundsLongtermCommunityDynamics2025","container-title":"Ecosphere","DOI":"10.1002/ecs2.70398","ISSN":"2150-8925","issue":"10","language":"en","note":"_eprint: https://esajournals.onlinelibrary.wiley.com/doi/pdf/10.1002/ecs2.70398","page":"e70398","source":"Wiley Online Library","title":"Long-term community dynamics are heterogeneous between fringing- and fore-reef habitats on an Indo-Pacific coral reef","volume":"16","author":[{"family":"Edmunds","given":"P. J."},{"family":"John","given":"C."},{"family":"Leichter","given":"J. J."},{"family":"Moritz","given":"C."},{"family":"Scafidi","given":"K. C."},{"family":"Speare","given":"K. E."},{"family":"Srednick","given":"G."},{"family":"Wyatt","given":"A. S. J."}],"issued":{"date-parts":[["2025"]]}}},{"id":6385,"uris":["http://zotero.org/users/9067719/items/3GFXXXDC"],"itemData":{"id":6385,"type":"article-journal","abstract":"Background.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7B68A6">
        <w:rPr>
          <w:rFonts w:ascii="Cambria Math" w:hAnsi="Cambria Math" w:cs="Cambria Math"/>
          <w:color w:val="000000" w:themeColor="text1"/>
        </w:rPr>
        <w:instrText>∼</w:instrText>
      </w:r>
      <w:r w:rsidR="007B68A6">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(Edmunds et al., 2025; Palmer et al., 2025; Schmitt et al., 2019)</w:t>
      </w:r>
      <w:r w:rsidR="007B68A6">
        <w:rPr>
          <w:rFonts w:ascii="Calibri" w:hAnsi="Calibri" w:cs="Calibri"/>
          <w:color w:val="000000" w:themeColor="text1"/>
        </w:rPr>
        <w:fldChar w:fldCharType="end"/>
      </w:r>
      <w:r w:rsidR="007B68A6">
        <w:rPr>
          <w:rFonts w:ascii="Calibri" w:hAnsi="Calibri" w:cs="Calibri"/>
          <w:color w:val="000000" w:themeColor="text1"/>
        </w:rPr>
        <w:t>.</w:t>
      </w:r>
      <w:r w:rsidR="007333AB">
        <w:rPr>
          <w:rFonts w:ascii="Calibri" w:hAnsi="Calibri" w:cs="Calibri"/>
          <w:color w:val="000000" w:themeColor="text1"/>
        </w:rPr>
        <w:t xml:space="preserve"> </w:t>
      </w:r>
      <w:r w:rsidR="003E6901">
        <w:rPr>
          <w:rFonts w:ascii="Calibri" w:hAnsi="Calibri" w:cs="Calibri"/>
          <w:color w:val="000000" w:themeColor="text1"/>
        </w:rPr>
        <w:t>Sustained anthropogenic carbon emissions increase the frequency and intensity of detrimental stochastic events, such as tropical cyclones, El-Niño events and marine heatwaves, which promote conditions ideal to induce coral-algae phase shifts by increasing coral mortality (</w:t>
      </w:r>
      <w:r w:rsidR="003E6901" w:rsidRPr="003E6901">
        <w:rPr>
          <w:rFonts w:ascii="Calibri" w:hAnsi="Calibri" w:cs="Calibri"/>
          <w:color w:val="000000" w:themeColor="text1"/>
          <w:highlight w:val="yellow"/>
        </w:rPr>
        <w:t>cite</w:t>
      </w:r>
      <w:r w:rsidR="003E6901">
        <w:rPr>
          <w:rFonts w:ascii="Calibri" w:hAnsi="Calibri" w:cs="Calibri"/>
          <w:color w:val="000000" w:themeColor="text1"/>
        </w:rPr>
        <w:t xml:space="preserve">) </w:t>
      </w:r>
      <w:commentRangeStart w:id="23"/>
      <w:commentRangeStart w:id="24"/>
      <w:r w:rsidRPr="00F0557B">
        <w:rPr>
          <w:rFonts w:ascii="Calibri" w:hAnsi="Calibri" w:cs="Calibri"/>
          <w:color w:val="000000" w:themeColor="text1"/>
        </w:rPr>
        <w:t>. Changes in benthic community composition affect water column biogeochemistry with potential implications on ecosystem productivity, health, and functions</w:t>
      </w:r>
      <w:commentRangeEnd w:id="23"/>
      <w:r w:rsidR="007333AB">
        <w:rPr>
          <w:rStyle w:val="Marquedecommentaire"/>
          <w:rFonts w:ascii="Calibri" w:hAnsi="Calibri" w:cs="Calibri"/>
          <w:color w:val="000000" w:themeColor="text1"/>
          <w:sz w:val="24"/>
          <w:szCs w:val="24"/>
        </w:rPr>
        <w:commentReference w:id="23"/>
      </w:r>
      <w:commentRangeEnd w:id="24"/>
      <w:r w:rsidR="00057AE0">
        <w:rPr>
          <w:rStyle w:val="Marquedecommentaire"/>
          <w:rFonts w:ascii="Calibri" w:hAnsi="Calibri" w:cs="Calibri"/>
          <w:color w:val="000000" w:themeColor="text1"/>
          <w:sz w:val="24"/>
          <w:szCs w:val="24"/>
        </w:rPr>
        <w:commentReference w:id="24"/>
      </w:r>
      <w:r w:rsidR="007333AB">
        <w:rPr>
          <w:rFonts w:ascii="Calibri" w:hAnsi="Calibri" w:cs="Calibri"/>
          <w:color w:val="000000" w:themeColor="text1"/>
        </w:rPr>
        <w:t xml:space="preserve"> </w:t>
      </w:r>
      <w:r w:rsidR="007333AB">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{"citationID":"a10a75po0mg","properties":{"unsorted":false,"formattedCitation":"(Silbiger et al., 2025)","plainCitation":"(Silbiger et al., 2025)","noteIndex":0},"citationItems":[{"id":6445,"uris":["http://zotero.org/users/9067719/items/RN92ZJRA"],"itemData":{"id":6445,"type":"article-journal","abstract":"The addition of terrestrial inputs to the ocean can have cascading impacts on coastal biogeochemistry by directly altering the water chemistry and indirectly changing ecosystem metabolism, which also influences water chemistry. Here, we use submarine groundwater discharge (SGD) as a model system to examine the direct geochemical and indirect biologically mediated effects of terrestrial nutrient subsidies on a fringing coral reef. We hypothesize that the addition of new solutes from SGD alters ecosystem metabolic processes including net ecosystem production and calcification, thereby changing the patterns of uptake and release of carbon by benthic organisms. SGD is a common land–sea connection that delivers terrestrially sourced nutrients, carbon dioxide, and organic matter to coastal ecosystems. Our research was conducted at two distinct coral reefs in Moʻorea, French Polynesia, characterized by contrasting flow regimes and SGD biogeochemistry. Using a Bayesian structural equation model, our research elucidates the direct geochemical and indirect biologically mediated effects of SGD on both dissolved organic and inorganic carbon pools. We reveal that SGD-derived nutrients enhance both net ecosystem production and respiration. Furthermore, the study demonstrates that SGD-induced alterations in net ecosystem production significantly influence pH dynamics, ultimately impacting net ecosystem calcification. Notably, the study underscores the context-dependent nature of these cascading direct and indirect effects resulting from SGD, with flow conditions and the composition of the terrestrial inputs playing pivotal roles. Our research provides valuable insights into the interplay between terrestrial inputs and coral reef ecosystems, advancing our understanding of coastal carbon cycling and the broader implications of allochthonous inputs on ecosystem functioning.","citation-key":"silbigerTerrestrialNutrientInputs2025","container-title":"Ecological Monographs","DOI":"10.1002/ecm.70020","ISSN":"1557-7015","issue":"2","language":"en","note":"_eprint: https://esajournals.onlinelibrary.wiley.com/doi/pdf/10.1002/ecm.70020","page":"e70020","source":"Wiley Online Library","title":"Terrestrial nutrient inputs restructure coral reef dissolved carbon fluxes via direct and indirect effects","volume":"95","author":[{"family":"Silbiger","given":"Nyssa J."},{"family":"Donahue","given":"Megan J."},{"family":"Hagedorn","given":"Benjamin"},{"family":"Barnas","given":"Danielle M."},{"family":"Jorissen","given":"Hendrikje"},{"family":"Kerlin","given":"Jamie R."},{"family":"McClintock","given":"Rayna"},{"family":"Nixon","given":"Emily"},{"family":"Sparagon","given":"Wesley J."},{"family":"Zeff","given":"Maya"},{"family":"Nelson","given":"Craig E."}],"issued":{"date-parts":[["2025"]]}}}],"schema":"https://github.com/citation-style-language/schema/raw/master/csl-citation.json"} </w:instrText>
      </w:r>
      <w:r w:rsidR="007333AB">
        <w:rPr>
          <w:rFonts w:ascii="Calibri" w:hAnsi="Calibri" w:cs="Calibri"/>
          <w:color w:val="000000" w:themeColor="text1"/>
        </w:rPr>
        <w:fldChar w:fldCharType="separate"/>
      </w:r>
      <w:r w:rsidR="00D20A7D" w:rsidRPr="00D20A7D">
        <w:rPr>
          <w:rFonts w:ascii="Calibri" w:hAnsi="Calibri" w:cs="Calibri"/>
          <w:color w:val="000000"/>
          <w:kern w:val="0"/>
          <w:lang w:val="fr-FR"/>
        </w:rPr>
        <w:t>(Silbiger et al., 2025)</w:t>
      </w:r>
      <w:r w:rsidR="007333AB">
        <w:rPr>
          <w:rFonts w:ascii="Calibri" w:hAnsi="Calibri" w:cs="Calibri"/>
          <w:color w:val="000000" w:themeColor="text1"/>
        </w:rPr>
        <w:fldChar w:fldCharType="end"/>
      </w:r>
      <w:r w:rsidRPr="00F0557B">
        <w:rPr>
          <w:rFonts w:ascii="Calibri" w:hAnsi="Calibri" w:cs="Calibri"/>
          <w:color w:val="000000" w:themeColor="text1"/>
        </w:rPr>
        <w:t>.</w:t>
      </w:r>
    </w:p>
    <w:p w14:paraId="396A193F" w14:textId="77777777" w:rsidR="007170D8" w:rsidRPr="00F0557B" w:rsidRDefault="007170D8" w:rsidP="00934F70">
      <w:pPr>
        <w:spacing w:line="360" w:lineRule="auto"/>
        <w:rPr>
          <w:rFonts w:ascii="Calibri" w:hAnsi="Calibri" w:cs="Calibri"/>
          <w:color w:val="000000" w:themeColor="text1"/>
        </w:rPr>
      </w:pPr>
    </w:p>
    <w:p w14:paraId="61098A32"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5" w:name="_Toc232771508"/>
      <w:bookmarkStart w:id="26" w:name="_Toc234162410"/>
      <w:r w:rsidRPr="00F0557B">
        <w:rPr>
          <w:rFonts w:ascii="Calibri" w:hAnsi="Calibri" w:cs="Calibri"/>
          <w:b/>
          <w:bCs/>
          <w:color w:val="000000" w:themeColor="text1"/>
          <w:sz w:val="24"/>
          <w:szCs w:val="24"/>
        </w:rPr>
        <w:lastRenderedPageBreak/>
        <w:t>Effects of Organic Exudation of Benthic Primary Producers on Microbial Carbon Processing</w:t>
      </w:r>
      <w:bookmarkEnd w:id="25"/>
      <w:bookmarkEnd w:id="26"/>
    </w:p>
    <w:p w14:paraId="290B3C96" w14:textId="41EABBD3"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Exudates of benthic primary producers influence microbial metabolism and microbially-mediated processes</w:t>
      </w:r>
      <w:r w:rsidR="007938AA">
        <w:rPr>
          <w:rFonts w:ascii="Calibri" w:hAnsi="Calibri" w:cs="Calibri"/>
          <w:color w:val="000000" w:themeColor="text1"/>
        </w:rPr>
        <w:t xml:space="preserve"> </w:t>
      </w:r>
      <w:r w:rsidR="007938A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{"citationID":"a2e2mu13ga6","properties":{"unsorted":false,"formattedCitation":"(Wegley Kelly et al., 2021)","plainCitation":"(Wegley Kelly et al., 2021)","noteIndex":0},"citationItems":[{"id":3654,"uris":["http://zotero.org/users/9067719/items/958G83HI"],"itemData":{"id":3654,"type":"article-journal","abstract":"The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7938AA">
        <w:rPr>
          <w:rFonts w:ascii="Calibri" w:hAnsi="Calibri" w:cs="Calibri"/>
          <w:color w:val="000000" w:themeColor="text1"/>
        </w:rPr>
        <w:fldChar w:fldCharType="separate"/>
      </w:r>
      <w:r w:rsidR="00D20A7D" w:rsidRPr="007B3F19">
        <w:rPr>
          <w:rFonts w:ascii="Calibri" w:hAnsi="Calibri" w:cs="Calibri"/>
          <w:color w:val="000000"/>
          <w:kern w:val="0"/>
          <w:lang w:val="en-US"/>
          <w:rPrChange w:id="27" w:author="Keanu Rochette" w:date="2026-08-13T15:06:00Z" w16du:dateUtc="2026-08-14T01:06:00Z">
            <w:rPr>
              <w:rFonts w:ascii="Calibri" w:hAnsi="Calibri" w:cs="Calibri"/>
              <w:color w:val="000000"/>
              <w:kern w:val="0"/>
              <w:lang w:val="fr-FR"/>
            </w:rPr>
          </w:rPrChange>
        </w:rPr>
        <w:t>(Wegley Kelly et al., 2021)</w:t>
      </w:r>
      <w:r w:rsidR="007938AA">
        <w:rPr>
          <w:rFonts w:ascii="Calibri" w:hAnsi="Calibri" w:cs="Calibri"/>
          <w:color w:val="000000" w:themeColor="text1"/>
        </w:rPr>
        <w:fldChar w:fldCharType="end"/>
      </w:r>
      <w:r w:rsidR="007938AA">
        <w:rPr>
          <w:rFonts w:ascii="Calibri" w:hAnsi="Calibri" w:cs="Calibri"/>
          <w:color w:val="000000" w:themeColor="text1"/>
        </w:rPr>
        <w:t xml:space="preserve">. </w:t>
      </w:r>
      <w:r w:rsidRPr="00F0557B">
        <w:rPr>
          <w:rFonts w:ascii="Calibri" w:hAnsi="Calibri" w:cs="Calibri"/>
          <w:color w:val="000000" w:themeColor="text1"/>
        </w:rPr>
        <w:t>Benthic primary production represents a source of dissolved organic matter (DOM) in the water column with greater dissolved organic carbon (DOC) fluxes associated with algae compared to corals</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{"citationID":"auunv99p70","properties":{"unsorted":false,"formattedCitation":"(Brocke et al., 2015; Haas et al., 2011, 2013)","plainCitation":"(Brocke et al., 2015; Haas et al., 2011,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7B68A6">
        <w:rPr>
          <w:rFonts w:ascii="Calibri" w:hAnsi="Calibri" w:cs="Calibri"/>
          <w:color w:val="000000" w:themeColor="text1"/>
        </w:rPr>
        <w:fldChar w:fldCharType="separate"/>
      </w:r>
      <w:r w:rsidR="00D20A7D" w:rsidRPr="007B3F19">
        <w:rPr>
          <w:rFonts w:ascii="Calibri" w:hAnsi="Calibri" w:cs="Calibri"/>
          <w:color w:val="000000"/>
          <w:kern w:val="0"/>
          <w:lang w:val="en-US"/>
          <w:rPrChange w:id="28" w:author="Keanu Rochette" w:date="2026-08-13T15:06:00Z" w16du:dateUtc="2026-08-14T01:06:00Z">
            <w:rPr>
              <w:rFonts w:ascii="Calibri" w:hAnsi="Calibri" w:cs="Calibri"/>
              <w:color w:val="000000"/>
              <w:kern w:val="0"/>
              <w:lang w:val="fr-FR"/>
            </w:rPr>
          </w:rPrChange>
        </w:rPr>
        <w:t>(Brocke et al., 2015; Haas et al., 2011, 2013)</w:t>
      </w:r>
      <w:r w:rsidR="007B68A6">
        <w:rPr>
          <w:rFonts w:ascii="Calibri" w:hAnsi="Calibri" w:cs="Calibri"/>
          <w:color w:val="000000" w:themeColor="text1"/>
        </w:rPr>
        <w:fldChar w:fldCharType="end"/>
      </w:r>
      <w:r w:rsidRPr="00F0557B">
        <w:rPr>
          <w:rFonts w:ascii="Calibri" w:hAnsi="Calibri" w:cs="Calibri"/>
          <w:color w:val="000000" w:themeColor="text1"/>
        </w:rPr>
        <w:t>. Corals and macroalgal produce exometabolites that are compositionally different in chemical classes and stoichiometry</w:t>
      </w:r>
      <w:r w:rsidR="007B68A6">
        <w:rPr>
          <w:rFonts w:ascii="Calibri" w:hAnsi="Calibri" w:cs="Calibri"/>
          <w:color w:val="000000" w:themeColor="text1"/>
        </w:rPr>
        <w:t xml:space="preserve"> </w:t>
      </w:r>
      <w:r w:rsidR="007B68A6">
        <w:rPr>
          <w:rFonts w:ascii="Calibri" w:hAnsi="Calibri" w:cs="Calibri"/>
          <w:color w:val="000000" w:themeColor="text1"/>
        </w:rPr>
        <w:fldChar w:fldCharType="begin"/>
      </w:r>
      <w:r w:rsidR="007B68A6">
        <w:rPr>
          <w:rFonts w:ascii="Calibri" w:hAnsi="Calibri" w:cs="Calibri"/>
          <w:color w:val="000000" w:themeColor="text1"/>
        </w:rPr>
        <w:instrText xml:space="preserve"> ADDIN ZOTERO_ITEM CSL_CITATION {"citationID":"a166cziM","properties":{"unsorted":false,"formattedCitation":"(Wegley Kelly et al., 2022)","plainCitation":"(Wegley Kelly et al., 2022)","noteIndex":0},"citationItems":[{"id":3651,"uris":["http://zotero.org/users/9067719/items/QL7LJBHP"],"itemData":{"id":3651,"type":"article-journal","abstract":"Significance\n            Marine dissolved organic matter (DOM) is one of the most complex and abundant chemical mixtures on earth, comprising thousands of different molecules. The molecular structure of these compounds is one factor structuring the community of microorganisms that metabolize them; in turn, this microbial metabolism mediates the composition of DOM. Decades of coral reef research has established the fundamental importance of microbial biogeochemistry in ecosystem function. This study unveils coral reef DOM by identifying a myriad of specific metabolite classes released into the surrounding waters by reef-building corals and algae, further characterizing their energetic and nutrient content and providing a foundation for linking benthic ecology with microbial processes that influence both the livelihood and demise of coral reefs.\n          , \n            Metabolites exuded by primary producers comprise a significant fraction of marine dissolved organic matter, a poorly characterized, heterogenous mixture that dictates microbial metabolism and biogeochemical cycling. We present a foundational untargeted molecular analysis of exudates released by coral reef primary producers using liquid chromatography–tandem mass spectrometry to examine compounds produced by two coral species and three types of algae (macroalgae, turfing microalgae, and crustose coralline algae [CCA]) from Mo’orea, French Polynesia. Of 10,568 distinct ion features recovered from reef and mesocosm waters, 1,667 were exuded by producers; the majority (86%) were organism specific, reflecting a clear divide between coral and algal exometabolomes. These data allowed us to examine two tenets of coral reef ecology at the molecular level. First, stoichiometric analyses show a significantly reduced nominal carbon oxidation state of algal exometabolites than coral exometabolites, illustrating one ecological mechanism by which algal phase shifts engender fundamental changes in the biogeochemistry of reef biomes. Second, coral and algal exometabolomes were differentially enriched in organic macronutrients, revealing a mechanism for reef nutrient-recycling. Coral exometabolomes were enriched in diverse sources of nitrogen and phosphorus, including tyrosine derivatives, oleoyl-taurines, and acyl carnitines. Exometabolites of CCA and turf algae were significantly enriched in nitrogen with distinct signals from polyketide macrolactams and alkaloids, respectively. Macroalgal exometabolomes were dominated by nonnitrogenous compounds, including diverse prenol lipids and steroids. This study provides molecular-level insights into biogeochemical cycling on coral reefs and illustrates how changing benthic cover on reefs influences reef water chemistry with implications for microbial metabolism.","citation-key":"wegleykellyDistinguishingMolecularDiversity2022","container-title":"Proceedings of the National Academy of Sciences","DOI":"10.1073/pnas.2110283119","ISSN":"0027-8424, 1091-6490","issue":"5","journalAbbreviation":"Proc. Natl. Acad. Sci. U.S.A.","language":"en","page":"e2110283119","source":"DOI.org (Crossref)","title":"Distinguishing the molecular diversity, nutrient content, and energetic potential of exometabolomes produced by macroalgae and reef-building corals","volume":"119","author":[{"family":"Wegley Kelly","given":"Linda"},{"family":"Nelson","given":"Craig E."},{"family":"Petras","given":"Daniel"},{"family":"Koester","given":"Irina"},{"family":"Quinlan","given":"Zachary A."},{"family":"Arts","given":"Milou G.I."},{"family":"Nothias","given":"Louis-Felix"},{"family":"Comstock","given":"Jacqueline"},{"family":"White","given":"Brandie M."},{"family":"Hopmans","given":"Ellen C."},{"family":"Van Duyl","given":"Fleur C."},{"family":"Carlson","given":"Craig A."},{"family":"Aluwihare","given":"Lihini I."},{"family":"Dorrestein","given":"Pieter C."},{"family":"Haas","given":"Andreas F."}],"issued":{"date-parts":[["2022",2]]}}}],"schema":"https://github.com/citation-style-language/schema/raw/master/csl-citation.json"} </w:instrText>
      </w:r>
      <w:r w:rsidR="007B68A6">
        <w:rPr>
          <w:rFonts w:ascii="Calibri" w:hAnsi="Calibri" w:cs="Calibri"/>
          <w:color w:val="000000" w:themeColor="text1"/>
        </w:rPr>
        <w:fldChar w:fldCharType="separate"/>
      </w:r>
      <w:r w:rsidR="007B68A6">
        <w:rPr>
          <w:rFonts w:ascii="Calibri" w:hAnsi="Calibri" w:cs="Calibri"/>
          <w:noProof/>
          <w:color w:val="000000" w:themeColor="text1"/>
        </w:rPr>
        <w:t>(Wegley Kelly et al., 2022)</w:t>
      </w:r>
      <w:r w:rsidR="007B68A6">
        <w:rPr>
          <w:rFonts w:ascii="Calibri" w:hAnsi="Calibri" w:cs="Calibri"/>
          <w:color w:val="000000" w:themeColor="text1"/>
        </w:rPr>
        <w:fldChar w:fldCharType="end"/>
      </w:r>
      <w:r w:rsidR="007B68A6">
        <w:rPr>
          <w:rFonts w:ascii="Calibri" w:hAnsi="Calibri" w:cs="Calibri"/>
          <w:color w:val="000000" w:themeColor="text1"/>
        </w:rPr>
        <w:t xml:space="preserve">. </w:t>
      </w:r>
      <w:r w:rsidRPr="00F0557B">
        <w:rPr>
          <w:rFonts w:ascii="Calibri" w:hAnsi="Calibri" w:cs="Calibri"/>
          <w:color w:val="000000" w:themeColor="text1"/>
        </w:rPr>
        <w:t>DOM associated with macroalgal communities showed enrichment in labile carbohydrates (galactose and fucose), while coral exometabolites were enriched in aromatic amino acid molecules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{"citationID":"B8U2Z38n","properties":{"unsorted":false,"formattedCitation":"(Nelson et al., 2013; Quinlan et al., 2018)","plainCitation":"(Nelson et al., 2013; Quinlan et al., 2018)","noteIndex":0},"citationItems":[{"id":4818,"uris":["http://zotero.org/users/9067719/items/HRLFLZPA"],"itemData":{"id":4818,"type":"article-journal","abstract":"Abstract\n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w:instrText>
      </w:r>
      <w:r w:rsidR="008523E2">
        <w:rPr>
          <w:rFonts w:ascii="Calibri" w:hAnsi="Calibri" w:cs="Calibri" w:hint="eastAsia"/>
          <w:color w:val="000000" w:themeColor="text1"/>
        </w:rPr>
        <w:instrText>acts on reef microbial processes requires knowledge of DOM sources and composition. We conducted a multi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DOM components that clearly distinguishes them from algal exudates, which were dominated by humic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like fluorescent components and did not accumulate significantly. Our results indicate that corals and algae release DOM of different qualit</w:instrText>
      </w:r>
      <w:r w:rsidR="008523E2">
        <w:rPr>
          <w:rFonts w:ascii="Calibri" w:hAnsi="Calibri" w:cs="Calibri"/>
          <w:color w:val="000000" w:themeColor="text1"/>
        </w:rPr>
        <w:instrText xml:space="preserve">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 Quinlan et al., 2018)</w:t>
      </w:r>
      <w:r w:rsidR="008523E2">
        <w:rPr>
          <w:rFonts w:ascii="Calibri" w:hAnsi="Calibri" w:cs="Calibri"/>
          <w:color w:val="000000" w:themeColor="text1"/>
        </w:rPr>
        <w:fldChar w:fldCharType="end"/>
      </w:r>
      <w:r w:rsidRPr="00F0557B">
        <w:rPr>
          <w:rFonts w:ascii="Calibri" w:hAnsi="Calibri" w:cs="Calibri"/>
          <w:color w:val="000000" w:themeColor="text1"/>
        </w:rPr>
        <w:t>. Algal exudates are rapidly consumed by heterotrophic microbes, resulting in greater growth rate, bacterial activity and abundance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{"citationID":"6GP4Be3u","properties":{"unsorted":false,"formattedCitation":"(Haas et al., 2011, 2016; Nelson et al., 2013; Quinlan et al., 2025)","plainCitation":"(Haas et al., 2011, 2016; Nelson et al., 2013; Quinlan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w:instrText>
      </w:r>
      <w:r w:rsidR="008523E2">
        <w:rPr>
          <w:rFonts w:ascii="Calibri" w:hAnsi="Calibri" w:cs="Calibri" w:hint="eastAsia"/>
          <w:color w:val="000000" w:themeColor="text1"/>
        </w:rPr>
        <w:instrText>,"given":"Craig E."},{"family":"Koester","given":"Irina"},{"family":"Petras","given":"Daniel"},{"family":"Nothias","given":"Louis</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Felix"},{"family":"Comstock","given":"Jacqueline"},{"family":"White","given":"Brandie M."},{"family":"Aluwihare","given":"Lih</w:instrText>
      </w:r>
      <w:r w:rsidR="008523E2">
        <w:rPr>
          <w:rFonts w:ascii="Calibri" w:hAnsi="Calibri" w:cs="Calibri"/>
          <w:color w:val="000000" w:themeColor="text1"/>
        </w:rPr>
        <w:instrText xml:space="preserve">ini I."},{"family":"Bailey","given":"Barbara A."},{"family":"Carlson","given":"Craig A."},{"family":"Dorrestein","given":"Pieter C."},{"family":"Haas","given":"Andreas F."},{"family":"Wegley Kelly","given":"Linda"}],"issued":{"date-parts":[["2025",3]]}}}],"schema":"https://github.com/citation-style-language/schema/raw/master/csl-citation.json"}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2011, 2016; Nelson et al., 2013; Quinlan et al., 2025)</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r w:rsidRPr="00F0557B">
        <w:rPr>
          <w:rFonts w:ascii="Calibri" w:hAnsi="Calibri" w:cs="Calibri"/>
          <w:color w:val="000000" w:themeColor="text1"/>
        </w:rPr>
        <w:t>However, despite rapid carbon consumption, algal exudates are associated with reduced microbial growth eﬀiciency which limits carbon recycling through the microbial loop with repercussions on abundance and biodiversity of higher trophic consumers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{"citationID":"gxfDiG6y","properties":{"unsorted":false,"formattedCitation":"(Nelson et al., 2023; Silveira et al., 2015)","plainCitation":"(Nelson et al., 2023; Silveira et al., 2015)","noteIndex":0},"citationItems":[{"id":3653,"uris":["http://zotero.org/users/9067719/items/TEL9U2HD"],"itemData":{"id":3653,"type":"article-journal","abstract":"To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F."}],"issued":{"date-parts":[["2023",1,16]]}}},{"id":6093,"uris":["http://zotero.org/users/9067719/items/46BHQ7LQ"],"itemData":{"id":6093,"type":"article-journal","abstract":"Summary\n            \n              Shifts from coral to algae dominance of corals reefs have been correlated to fish biomass loss and increased microbial metabolism. Here we investigated reef benthic and planktonic primary production, benthic dissolved organic carbon (\n              DOC\n              ) release and bacterial growth efficiency in the\n              A\n              brolhos\n              B\n              ank,\n              S\n              outh\n              A\n              tlantic. Benthic DOC release rates are higher while water column bacterial growth efficiency is lower at impacted reefs. A trophic model based on the benthic and planktonic primary production was able to predict the observed relative fish biomass in healthy reefs. In contrast, in impacted reefs, the observed omnivorous</w:instrText>
      </w:r>
      <w:r w:rsidR="008523E2">
        <w:rPr>
          <w:rFonts w:ascii="Calibri" w:hAnsi="Calibri" w:cs="Calibri" w:hint="eastAsia"/>
          <w:color w:val="000000" w:themeColor="text1"/>
        </w:rPr>
        <w:instrText xml:space="preserve"> fish biomass is higher, while that of the herbivorous/coralivorous fish is lower than predicted by the primary production</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based model. Incorporating recycling of benthic</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derived carbon in the model through microbial and sponge loops explains the differen</w:instrText>
      </w:r>
      <w:r w:rsidR="008523E2">
        <w:rPr>
          <w:rFonts w:ascii="Calibri" w:hAnsi="Calibri" w:cs="Calibri"/>
          <w:color w:val="000000" w:themeColor="text1"/>
        </w:rPr>
        <w:instrText xml:space="preserve">ce and predicts the relative fish biomass in both reef types. Increased benthic carbon release rates and bacterial carbon metabolism, but decreased bacterial growth efficiency could lead to carbon losses through respiration and account for the uncoupling </w:instrText>
      </w:r>
      <w:r w:rsidR="008523E2">
        <w:rPr>
          <w:rFonts w:ascii="Calibri" w:hAnsi="Calibri" w:cs="Calibri" w:hint="eastAsia"/>
          <w:color w:val="000000" w:themeColor="text1"/>
        </w:rPr>
        <w:instrText>of benthic and fish production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reefs. Carbon recycling by microbial and sponge loops seems to promote an increase of small</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bodied fish productivity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coral reefs.","citation-key":"silveiraMicrobialSpongeLoops2015","contai</w:instrText>
      </w:r>
      <w:r w:rsidR="008523E2">
        <w:rPr>
          <w:rFonts w:ascii="Calibri" w:hAnsi="Calibri" w:cs="Calibri"/>
          <w:color w:val="000000" w:themeColor="text1"/>
        </w:rPr>
        <w:instrText>ner-title":"Environmental Microbiology","DOI":"10.1111/1462-2920.12851","ISSN":"1462-2912, 1462-2920","issue":"10","journalAbbreviation":"Environmental Microbiology","language":"en","page":"3832-3846","source":"DOI.org (Crossref)","title":"Microbial and s</w:instrText>
      </w:r>
      <w:r w:rsidR="008523E2">
        <w:rPr>
          <w:rFonts w:ascii="Calibri" w:hAnsi="Calibri" w:cs="Calibri" w:hint="eastAsia"/>
          <w:color w:val="000000" w:themeColor="text1"/>
        </w:rPr>
        <w:instrText>ponge loops modify fish production in phase</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shifting coral reefs","volume":"17","author":[{"family":"Silveira","given":"Cynthia B."},{"family":"Silva</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Lima","given":"Arthur W."},{"family":"Francini</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Filho","given":"Ronaldo B."},{"family":"Marques","given":"</w:instrText>
      </w:r>
      <w:r w:rsidR="008523E2">
        <w:rPr>
          <w:rFonts w:ascii="Calibri" w:hAnsi="Calibri" w:cs="Calibri"/>
          <w:color w:val="000000" w:themeColor="text1"/>
        </w:rPr>
        <w:instrText xml:space="preserve">Jomar S.M."},{"family":"Almeida","given":"Marcelo G."},{"family":"Thompson","given":"Cristiane C."},{"family":"Rezende","given":"Carlos E."},{"family":"Paranhos","given":"Rodolfo"},{"family":"Moura","given":"Rodrigo L."},{"family":"Salomon","given":"Paulo S."},{"family":"Thompson","given":"Fabiano L."}],"issued":{"date-parts":[["2015",10]]}}}],"schema":"https://github.com/citation-style-language/schema/raw/master/csl-citation.json"}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2023; Silveira et al., 2015)</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p>
    <w:p w14:paraId="71C47C69" w14:textId="77777777" w:rsidR="007170D8" w:rsidRPr="00F0557B" w:rsidRDefault="007170D8" w:rsidP="00934F70">
      <w:pPr>
        <w:spacing w:line="360" w:lineRule="auto"/>
        <w:rPr>
          <w:rFonts w:ascii="Calibri" w:hAnsi="Calibri" w:cs="Calibri"/>
          <w:color w:val="000000" w:themeColor="text1"/>
        </w:rPr>
      </w:pPr>
    </w:p>
    <w:p w14:paraId="2F20194A"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29" w:name="_Toc232771509"/>
      <w:bookmarkStart w:id="30" w:name="_Toc234162411"/>
      <w:r w:rsidRPr="00F0557B">
        <w:rPr>
          <w:rFonts w:ascii="Calibri" w:hAnsi="Calibri" w:cs="Calibri"/>
          <w:b/>
          <w:bCs/>
          <w:color w:val="000000" w:themeColor="text1"/>
          <w:sz w:val="24"/>
          <w:szCs w:val="24"/>
        </w:rPr>
        <w:t>Exudate Composition Influences Microbial Community Structure</w:t>
      </w:r>
      <w:bookmarkEnd w:id="29"/>
      <w:bookmarkEnd w:id="30"/>
    </w:p>
    <w:p w14:paraId="4719D246" w14:textId="181E966F"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The analysis of metagenomic taxonomy of the 16S rDNA gene reveals that water column bacterial communities are coupled with the benthic ecosystem via DOM exudation. </w:t>
      </w:r>
      <w:commentRangeStart w:id="31"/>
      <w:r w:rsidRPr="00F0557B">
        <w:rPr>
          <w:rFonts w:ascii="Calibri" w:hAnsi="Calibri" w:cs="Calibri"/>
          <w:color w:val="000000" w:themeColor="text1"/>
        </w:rPr>
        <w:t xml:space="preserve">In oligotrophic coral reefs, exudated dissolved organic matter (DOM) constitutes the base of microbial food chains and bacterioplankton plays a critical role in the remineralization </w:t>
      </w:r>
      <w:ins w:id="32" w:author="Craig Nelson" w:date="2026-08-12T17:20:00Z" w16du:dateUtc="2026-08-13T03:20:00Z">
        <w:r w:rsidR="00057AE0">
          <w:rPr>
            <w:rFonts w:ascii="Calibri" w:hAnsi="Calibri" w:cs="Calibri"/>
            <w:color w:val="000000" w:themeColor="text1"/>
            <w:lang w:val="en-US"/>
          </w:rPr>
          <w:t xml:space="preserve">and trophic recycling </w:t>
        </w:r>
      </w:ins>
      <w:r w:rsidRPr="00F0557B">
        <w:rPr>
          <w:rFonts w:ascii="Calibri" w:hAnsi="Calibri" w:cs="Calibri"/>
          <w:color w:val="000000" w:themeColor="text1"/>
        </w:rPr>
        <w:t xml:space="preserve">of </w:t>
      </w:r>
      <w:ins w:id="33" w:author="Craig Nelson" w:date="2026-08-12T17:20:00Z" w16du:dateUtc="2026-08-13T03:20:00Z">
        <w:r w:rsidR="00057AE0">
          <w:rPr>
            <w:rFonts w:ascii="Calibri" w:hAnsi="Calibri" w:cs="Calibri"/>
            <w:color w:val="000000" w:themeColor="text1"/>
            <w:lang w:val="en-US"/>
          </w:rPr>
          <w:t xml:space="preserve">these </w:t>
        </w:r>
      </w:ins>
      <w:r w:rsidRPr="00F0557B">
        <w:rPr>
          <w:rFonts w:ascii="Calibri" w:hAnsi="Calibri" w:cs="Calibri"/>
          <w:color w:val="000000" w:themeColor="text1"/>
        </w:rPr>
        <w:t>dissolved molecules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{"citationID":"w3bNQDHu","properties":{"unsorted":false,"formattedCitation":"(Nelson et al., 2013; Tanaka et al., 2011; Wild et al., 2010)","plainCitation":"(Nelson et al., 2013; Tanaka et al., 2011; Wild et al., 2010)","noteIndex":0},"citationItems":[{"id":4818,"uris":["http://zotero.org/users/9067719/items/HRLFLZPA"],"itemData":{"id":4818,"type":"article-journal","abstract":"Abstract\n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A"}],"issued":{"date-parts":[["2013",5,1]]}}},{"id":6079,"uris":["http://zotero.org/users/9067719/items/9RBSZ7KN"],"itemData":{"id":6079,"type":"article-journal","abstract":"Coral mucus released from Acropora formosa and Montipora digitata was incubated with bacteria under dark conditions for 1 year to evaluate the quantitative degradability. All the mucus samples showed a similar decomposition pattern: about 80% of total organic carbon (TOC) in the mucus was mineralized within 1 month, while some mucus was slowly decomposed over the 1 year. Regression analysis using an exponential curve considering three degradability pools (labile, semilabile, and refractory) ﬁtted the changes of the TOC concentrations very well (r2 [ 0.99). Compiling the data on the two coral species, the labile organic C in the coral mucus had mineralization rates of 10–18% d-1 and accounted for 79–87% of the initial TOC in the mucus. Semilabile organic C had mineralization rates of 0.3-1.6% d-1 and accounted for 11-18% of the initial TOC. Refractory organic C accounted for 6% at most. These results suggest that not all coral mucus is rapidly decomposed by bacteria but some mucus remains as semilabile and refractory organic matter for several months.","citation-key":"tanakaBacterialDecompositionCoral2011","container-title":"Coral Reefs","DOI":"10.1007/s00338-011-0729-3","ISSN":"0722-4028, 1432-0975","issue":"2","journalAbbreviation":"Coral Reefs","language":"en","license":"http://www.springer.com/tdm","page":"443-449","source":"DOI.org (Crossref)","title":"Bacterial decomposition of coral mucus as evaluated by long-term and quantitative observation","volume":"30","author":[{"family":"Tanaka","given":"Y."},{"family":"Ogawa","given":"H."},{"family":"Miyajima","given":"T."}],"issued":{"date-parts":[["2011",6]]}}},{"id":6081,"uris":["http://zotero.org/users/9067719/items/MRJRFQTV"],"itemData":{"id":6081,"type":"article-journal","abstract":"This study presents a comprehensive dataset (223 reef organisms that were separately incubated during 44 independent experiments during 4 seasonal expeditions) of dissolved and particulate organic matter (DOM and POM) release by dominant benthic organisms from the Northern Red Sea. Reef organisms studied were scleractinian and fire corals, the upside-down jellyfish and reef-associated algae. Subsequently, the effect of this organic matter (OM) release on microbial activity was determined. These studies were complemented by high resolution, in situ O2 concentration measurements within reef environments that were dominated by corals or algae. Dissolved organic carbon (DOC) release was 14.5 ± 2.3 mg m–2 surface area h–1 for all 9 investigated reef algae, which was significantly higher than DOC release by scleractinian corals during all seasons except winter. POM release (particulate organic carbon and nitrogen, POC and PON, respectively) was observed for all investigated reef organisms. Benthic reef algae released 5.1 ± 0.5 mg POC m–2 h–1 and 0.35 ± 0.03 mg PON m–2 h–1, which are significantly higher than POM release rates by scleractinian corals in spring and autumn. Algae-derived OM, presumably the DOC fraction, stimulated microbial activity in </w:instrText>
      </w:r>
      <w:r w:rsidR="008523E2">
        <w:rPr>
          <w:rFonts w:ascii="Calibri" w:hAnsi="Calibri" w:cs="Calibri" w:hint="eastAsia"/>
          <w:color w:val="000000" w:themeColor="text1"/>
        </w:rPr>
        <w:instrText>the adjacent water more significantly than OM released by the investigated scleractinian and fire corals. Consequently, the daily mean and minimum in situ O2 concentrations in the water directly above the reef (</w:instrText>
      </w:r>
      <w:r w:rsidR="008523E2">
        <w:rPr>
          <w:rFonts w:ascii="Calibri" w:hAnsi="Calibri" w:cs="Calibri" w:hint="eastAsia"/>
          <w:color w:val="000000" w:themeColor="text1"/>
        </w:rPr>
        <w:instrText>≤</w:instrText>
      </w:r>
      <w:r w:rsidR="008523E2">
        <w:rPr>
          <w:rFonts w:ascii="Calibri" w:hAnsi="Calibri" w:cs="Calibri" w:hint="eastAsia"/>
          <w:color w:val="000000" w:themeColor="text1"/>
        </w:rPr>
        <w:instrText>10 cm) were significantly higher in coral d</w:instrText>
      </w:r>
      <w:r w:rsidR="008523E2">
        <w:rPr>
          <w:rFonts w:ascii="Calibri" w:hAnsi="Calibri" w:cs="Calibri"/>
          <w:color w:val="000000" w:themeColor="text1"/>
        </w:rPr>
        <w:instrText xml:space="preserve">ominated than in algae dominated sites, confirming the in situ relevance of results of previous laboratory studies. Findings also suggest that benthic reef algae decrease O2 availability in waters close to reef environments via the release of labile OM and its subsequent fast microbial degradation.","citation-key":"wildOrganicMatterRelease2010","container-title":"Marine Ecology Progress Series","DOI":"10.3354/meps08653","ISSN":"0171-8630, 1616-1599","journalAbbreviation":"Mar. Ecol. Prog. Ser.","language":"en","page":"61-71","source":"DOI.org (Crossref)","title":"Organic matter release by Red Sea coral reef organisms—potential effects on microbial activity and in situ O2 availability","volume":"411","author":[{"family":"Wild","given":"C"},{"family":"Niggl","given":"W"},{"family":"Naumann","given":"Ms"},{"family":"Haas","given":"Af"}],"issued":{"date-parts":[["2010",7,29]]}}}],"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 Tanaka et al., 2011; Wild et al., 2010)</w:t>
      </w:r>
      <w:r w:rsidR="008523E2">
        <w:rPr>
          <w:rFonts w:ascii="Calibri" w:hAnsi="Calibri" w:cs="Calibri"/>
          <w:color w:val="000000" w:themeColor="text1"/>
        </w:rPr>
        <w:fldChar w:fldCharType="end"/>
      </w:r>
      <w:r w:rsidRPr="00F0557B">
        <w:rPr>
          <w:rFonts w:ascii="Calibri" w:hAnsi="Calibri" w:cs="Calibri"/>
          <w:color w:val="000000" w:themeColor="text1"/>
        </w:rPr>
        <w:t xml:space="preserve">. </w:t>
      </w:r>
      <w:commentRangeEnd w:id="31"/>
      <w:r w:rsidR="00057AE0" w:rsidRPr="00F0557B">
        <w:rPr>
          <w:rStyle w:val="Marquedecommentaire"/>
          <w:rFonts w:ascii="Calibri" w:hAnsi="Calibri" w:cs="Calibri"/>
          <w:color w:val="000000" w:themeColor="text1"/>
          <w:sz w:val="24"/>
          <w:szCs w:val="24"/>
        </w:rPr>
        <w:commentReference w:id="31"/>
      </w:r>
      <w:r w:rsidRPr="00F0557B">
        <w:rPr>
          <w:rFonts w:ascii="Calibri" w:hAnsi="Calibri" w:cs="Calibri"/>
          <w:color w:val="000000" w:themeColor="text1"/>
        </w:rPr>
        <w:t xml:space="preserve">Evidence suggests that microbial community structure changes in response to variation in DOM composition, quantity, and quality, with repercussions on microbial diversity and abundance </w:t>
      </w:r>
      <w:r w:rsidR="008523E2">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{"citationID":"a7q0bh1edh","properties":{"unsorted":false,"formattedCitation":"(Quinlan et al., 2018; Sparagon et al., 2024; Weber et al., 2022)","plainCitation":"(Quinlan et al., 2018; Sparagon et al., 2024; Weber et al., 2022)","noteIndex":0},"citationItems":[{"id":5101,"uris":["http://zotero.org/users/9067719/items/YSEJTN8A"],"itemData":{"id":5101,"type":"article-journal","abstract":"Abstract\n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w:instrText>
      </w:r>
      <w:r w:rsidR="00D20A7D">
        <w:rPr>
          <w:rFonts w:ascii="Calibri" w:hAnsi="Calibri" w:cs="Calibri" w:hint="eastAsia"/>
          <w:color w:val="000000" w:themeColor="text1"/>
        </w:rPr>
        <w:instrText>. We conducted a multi</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DOM components that clearly distinguishes them from algal exudates, which were dominated by humic</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components and did not accumulate significantly. Our results indicate that corals and algae release DOM of different quality and the quantity of DOM release increases with inorganic nutrient availability."</w:instrText>
      </w:r>
      <w:r w:rsidR="00D20A7D">
        <w:rPr>
          <w:rFonts w:ascii="Calibri" w:hAnsi="Calibri" w:cs="Calibri"/>
          <w:color w:val="000000" w:themeColor="text1"/>
        </w:rPr>
        <w:instrText xml:space="preserve">,"citation-key":"quinlanFluorescentOrganicExudates2018","container-title":"Limnology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8523E2">
        <w:rPr>
          <w:rFonts w:ascii="Calibri" w:hAnsi="Calibri" w:cs="Calibri"/>
          <w:color w:val="000000" w:themeColor="text1"/>
        </w:rPr>
        <w:fldChar w:fldCharType="separate"/>
      </w:r>
      <w:r w:rsidR="00D20A7D" w:rsidRPr="007B3F19">
        <w:rPr>
          <w:rFonts w:ascii="Calibri" w:hAnsi="Calibri" w:cs="Calibri"/>
          <w:color w:val="000000"/>
          <w:kern w:val="0"/>
          <w:lang w:val="en-US"/>
          <w:rPrChange w:id="34" w:author="Keanu Rochette" w:date="2026-08-13T15:06:00Z" w16du:dateUtc="2026-08-14T01:06:00Z">
            <w:rPr>
              <w:rFonts w:ascii="Calibri" w:hAnsi="Calibri" w:cs="Calibri"/>
              <w:color w:val="000000"/>
              <w:kern w:val="0"/>
              <w:lang w:val="fr-FR"/>
            </w:rPr>
          </w:rPrChange>
        </w:rPr>
        <w:t>(Quinlan et al., 2018; Sparagon et al., 2024; Weber et al., 2022)</w:t>
      </w:r>
      <w:r w:rsidR="008523E2">
        <w:rPr>
          <w:rFonts w:ascii="Calibri" w:hAnsi="Calibri" w:cs="Calibri"/>
          <w:color w:val="000000" w:themeColor="text1"/>
        </w:rPr>
        <w:fldChar w:fldCharType="end"/>
      </w:r>
      <w:r w:rsidR="008523E2">
        <w:rPr>
          <w:rFonts w:ascii="Calibri" w:hAnsi="Calibri" w:cs="Calibri"/>
          <w:color w:val="000000" w:themeColor="text1"/>
        </w:rPr>
        <w:t xml:space="preserve">. </w:t>
      </w:r>
      <w:r w:rsidRPr="00F0557B">
        <w:rPr>
          <w:rFonts w:ascii="Calibri" w:hAnsi="Calibri" w:cs="Calibri"/>
          <w:color w:val="000000" w:themeColor="text1"/>
        </w:rPr>
        <w:t xml:space="preserve">Coral exudates have been associated with oligotrophic taxa, specifically, Alphaproteobacteria families (Erythrobacteraceae, </w:t>
      </w:r>
      <w:commentRangeStart w:id="35"/>
      <w:r w:rsidRPr="00F0557B">
        <w:rPr>
          <w:rFonts w:ascii="Calibri" w:hAnsi="Calibri" w:cs="Calibri"/>
          <w:color w:val="000000" w:themeColor="text1"/>
        </w:rPr>
        <w:t>Ko</w:t>
      </w:r>
      <w:del w:id="36" w:author="Craig Nelson" w:date="2026-08-12T17:21:00Z" w16du:dateUtc="2026-08-13T03:21:00Z">
        <w:r w:rsidRPr="00F0557B" w:rsidDel="00057AE0">
          <w:rPr>
            <w:rFonts w:ascii="Calibri" w:hAnsi="Calibri" w:cs="Calibri"/>
            <w:color w:val="000000" w:themeColor="text1"/>
          </w:rPr>
          <w:delText>-</w:delText>
        </w:r>
      </w:del>
      <w:r w:rsidRPr="00F0557B">
        <w:rPr>
          <w:rFonts w:ascii="Calibri" w:hAnsi="Calibri" w:cs="Calibri"/>
          <w:color w:val="000000" w:themeColor="text1"/>
        </w:rPr>
        <w:t>rdiimanodaceae</w:t>
      </w:r>
      <w:commentRangeEnd w:id="35"/>
      <w:r w:rsidR="00057AE0" w:rsidRPr="00F0557B">
        <w:rPr>
          <w:rStyle w:val="Marquedecommentaire"/>
          <w:rFonts w:ascii="Calibri" w:hAnsi="Calibri" w:cs="Calibri"/>
          <w:color w:val="000000" w:themeColor="text1"/>
          <w:sz w:val="24"/>
          <w:szCs w:val="24"/>
        </w:rPr>
        <w:commentReference w:id="35"/>
      </w:r>
      <w:r w:rsidRPr="00F0557B">
        <w:rPr>
          <w:rFonts w:ascii="Calibri" w:hAnsi="Calibri" w:cs="Calibri"/>
          <w:color w:val="000000" w:themeColor="text1"/>
        </w:rPr>
        <w:t>, Hyphomonadaceae)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{"citationID":"JegEI3aG","properties":{"unsorted":false,"formattedCitation":"(Haas et al., 2016; Nelson et al., 2013)","plainCitation":"(Haas et al., 2016; Nelson et al., 2013)","noteIndex":0},"citationItems":[{"id":5103,"uris":["http://zotero.org/users/9067719/items/FPJXLQ5T"],"itemData":{"id":5103,"type":"article-journal","citation-key":"haasGlobalMicrobializationCoral2016","container-title":"Nature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 xml:space="preserve">(Haas et al., 2016; Nelson et al., </w:t>
      </w:r>
      <w:r w:rsidR="008523E2">
        <w:rPr>
          <w:rFonts w:ascii="Calibri" w:hAnsi="Calibri" w:cs="Calibri"/>
          <w:noProof/>
          <w:color w:val="000000" w:themeColor="text1"/>
        </w:rPr>
        <w:lastRenderedPageBreak/>
        <w:t>2013)</w:t>
      </w:r>
      <w:r w:rsidR="008523E2">
        <w:rPr>
          <w:rFonts w:ascii="Calibri" w:hAnsi="Calibri" w:cs="Calibri"/>
          <w:color w:val="000000" w:themeColor="text1"/>
        </w:rPr>
        <w:fldChar w:fldCharType="end"/>
      </w:r>
      <w:r w:rsidRPr="00F0557B">
        <w:rPr>
          <w:rFonts w:ascii="Calibri" w:hAnsi="Calibri" w:cs="Calibri"/>
          <w:color w:val="000000" w:themeColor="text1"/>
        </w:rPr>
        <w:t>. On the other hand, algal exudates exhibit a greater association with copiotrophic taxa, e.g., Gammaproteobacteria families (Enterobacteriaceae, Vibrionaceae, and Pasteurellaceae) and Bacteroidetes (Cytophagaceae and Flavobacteriaceae)</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{"citationID":"hiKqPzLo","properties":{"unsorted":false,"formattedCitation":"(Haas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(Haas et al., 2016)</w:t>
      </w:r>
      <w:r w:rsidR="008523E2">
        <w:rPr>
          <w:rFonts w:ascii="Calibri" w:hAnsi="Calibri" w:cs="Calibri"/>
          <w:color w:val="000000" w:themeColor="text1"/>
        </w:rPr>
        <w:fldChar w:fldCharType="end"/>
      </w:r>
      <w:r w:rsidRPr="00F0557B">
        <w:rPr>
          <w:rFonts w:ascii="Calibri" w:hAnsi="Calibri" w:cs="Calibri"/>
          <w:color w:val="000000" w:themeColor="text1"/>
        </w:rPr>
        <w:t xml:space="preserve"> some of which have a higher likelihood of carrying bacterial virulence factor genes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{"citationID":"ngcxIHvX","properties":{"unsorted":false,"formattedCitation":"(Nelson et al., 2013)","plainCitation":"(Nelson et al., 2013)","noteIndex":0},"citationItems":[{"id":4818,"uris":["http://zotero.org/users/9067719/items/HRLFLZPA"],"itemData":{"id":4818,"type":"article-journal","abstract":"Abstract\n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(Nelson et al., 2013)</w:t>
      </w:r>
      <w:r w:rsidR="008523E2">
        <w:rPr>
          <w:rFonts w:ascii="Calibri" w:hAnsi="Calibri" w:cs="Calibri"/>
          <w:color w:val="000000" w:themeColor="text1"/>
        </w:rPr>
        <w:fldChar w:fldCharType="end"/>
      </w:r>
      <w:r w:rsidRPr="00F0557B">
        <w:rPr>
          <w:rFonts w:ascii="Calibri" w:hAnsi="Calibri" w:cs="Calibri"/>
          <w:color w:val="000000" w:themeColor="text1"/>
        </w:rPr>
        <w:t xml:space="preserve">. As a result, alteration </w:t>
      </w:r>
      <w:del w:id="37" w:author="Craig Nelson" w:date="2026-08-12T17:21:00Z" w16du:dateUtc="2026-08-13T03:21:00Z">
        <w:r w:rsidRPr="00F0557B" w:rsidDel="00057AE0">
          <w:rPr>
            <w:rFonts w:ascii="Calibri" w:hAnsi="Calibri" w:cs="Calibri"/>
            <w:color w:val="000000" w:themeColor="text1"/>
          </w:rPr>
          <w:delText xml:space="preserve">to </w:delText>
        </w:r>
      </w:del>
      <w:ins w:id="38" w:author="Craig Nelson" w:date="2026-08-12T17:21:00Z" w16du:dateUtc="2026-08-13T03:21:00Z">
        <w:r w:rsidR="00057AE0">
          <w:rPr>
            <w:rFonts w:ascii="Calibri" w:hAnsi="Calibri" w:cs="Calibri"/>
            <w:color w:val="000000" w:themeColor="text1"/>
            <w:lang w:val="en-US"/>
          </w:rPr>
          <w:t>of</w:t>
        </w:r>
        <w:r w:rsidR="00057AE0" w:rsidRPr="00F0557B">
          <w:rPr>
            <w:rFonts w:ascii="Calibri" w:hAnsi="Calibri" w:cs="Calibri"/>
            <w:color w:val="000000" w:themeColor="text1"/>
          </w:rPr>
          <w:t xml:space="preserve"> </w:t>
        </w:r>
      </w:ins>
      <w:r w:rsidRPr="00F0557B">
        <w:rPr>
          <w:rFonts w:ascii="Calibri" w:hAnsi="Calibri" w:cs="Calibri"/>
          <w:color w:val="000000" w:themeColor="text1"/>
        </w:rPr>
        <w:t>bacterial communities could impact microbially-mediated carbon remineralization, nutrient recycling, and biomass transfer to higher trophic levels, with repercussions on coral feeding, photosynthesizing, calcifying, and pathogenesis</w:t>
      </w:r>
      <w:r w:rsidR="008523E2">
        <w:rPr>
          <w:rFonts w:ascii="Calibri" w:hAnsi="Calibri" w:cs="Calibri"/>
          <w:color w:val="000000" w:themeColor="text1"/>
        </w:rPr>
        <w:t xml:space="preserve">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{"citationID":"vMEar07n","properties":{"unsorted":false,"formattedCitation":"(Morrow et al., 2012; Nelson et al., 2023)","plainCitation":"(Morrow et al., 2012; Nelson et al., 2023)","noteIndex":0},"citationItems":[{"id":6088,"uris":["http://zotero.org/users/9067719/items/MG5ZJZ84"],"itemData":{"id":6088,"type":"article-journal","citation-key":"morrowMacroalgalExtractsInduce2012","container-title":"PLoS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(Morrow et al., 2012; Nelson et al., 2023)</w:t>
      </w:r>
      <w:r w:rsidR="008523E2">
        <w:rPr>
          <w:rFonts w:ascii="Calibri" w:hAnsi="Calibri" w:cs="Calibri"/>
          <w:color w:val="000000" w:themeColor="text1"/>
        </w:rPr>
        <w:fldChar w:fldCharType="end"/>
      </w:r>
      <w:r w:rsidRPr="00F0557B">
        <w:rPr>
          <w:rFonts w:ascii="Calibri" w:hAnsi="Calibri" w:cs="Calibri"/>
          <w:color w:val="000000" w:themeColor="text1"/>
        </w:rPr>
        <w:t>.</w:t>
      </w:r>
    </w:p>
    <w:p w14:paraId="44A4B247" w14:textId="77777777" w:rsidR="001E71FC" w:rsidRPr="00F0557B" w:rsidRDefault="001E71FC" w:rsidP="00934F70">
      <w:pPr>
        <w:spacing w:line="360" w:lineRule="auto"/>
        <w:rPr>
          <w:rFonts w:ascii="Calibri" w:hAnsi="Calibri" w:cs="Calibri"/>
          <w:color w:val="000000" w:themeColor="text1"/>
        </w:rPr>
      </w:pPr>
    </w:p>
    <w:p w14:paraId="7D582861"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39" w:name="_Toc232771510"/>
      <w:bookmarkStart w:id="40" w:name="_Toc234162412"/>
      <w:r w:rsidRPr="00F0557B">
        <w:rPr>
          <w:rFonts w:ascii="Calibri" w:hAnsi="Calibri" w:cs="Calibri"/>
          <w:b/>
          <w:bCs/>
          <w:color w:val="000000" w:themeColor="text1"/>
          <w:sz w:val="24"/>
          <w:szCs w:val="24"/>
        </w:rPr>
        <w:t>Mo’orea Coral Reefs: a Case Study of the Effects of Benthic Community Alteration on Coral Reef Biogeochemistry</w:t>
      </w:r>
      <w:bookmarkEnd w:id="39"/>
      <w:bookmarkEnd w:id="40"/>
    </w:p>
    <w:p w14:paraId="25A4D1B7" w14:textId="77777777" w:rsidR="00057AE0" w:rsidRDefault="001E71FC" w:rsidP="005F3C48">
      <w:pPr>
        <w:spacing w:line="360" w:lineRule="auto"/>
        <w:ind w:firstLine="360"/>
        <w:rPr>
          <w:ins w:id="41" w:author="Craig Nelson" w:date="2026-08-12T17:25:00Z" w16du:dateUtc="2026-08-13T03:25:00Z"/>
          <w:rFonts w:ascii="Calibri" w:hAnsi="Calibri" w:cs="Calibri"/>
          <w:color w:val="000000" w:themeColor="text1"/>
          <w:lang w:val="en-US"/>
        </w:rPr>
      </w:pPr>
      <w:commentRangeStart w:id="42"/>
      <w:r w:rsidRPr="00F0557B">
        <w:rPr>
          <w:rFonts w:ascii="Calibri" w:hAnsi="Calibri" w:cs="Calibri"/>
          <w:color w:val="000000" w:themeColor="text1"/>
        </w:rPr>
        <w:t xml:space="preserve">Interactions between the coral reef benthos, carbon fluxes, and bacterioplankton remain poorly understood in mixed benthic communities. Previous studies either used mesocosm experiments with isolated benthic organisms to measure the organic exudation and microbial metabolism </w:t>
      </w:r>
      <w:r w:rsidR="008523E2">
        <w:rPr>
          <w:rFonts w:ascii="Calibri" w:hAnsi="Calibri" w:cs="Calibri"/>
          <w:color w:val="000000" w:themeColor="text1"/>
        </w:rPr>
        <w:fldChar w:fldCharType="begin"/>
      </w:r>
      <w:r w:rsidR="008523E2">
        <w:rPr>
          <w:rFonts w:ascii="Calibri" w:hAnsi="Calibri" w:cs="Calibri"/>
          <w:color w:val="000000" w:themeColor="text1"/>
        </w:rPr>
        <w:instrText xml:space="preserve"> ADDIN ZOTERO_ITEM CSL_CITATION {"citationID":"kA7WG5b6","properties":{"unsorted":false,"formattedCitation":"(Brocke et al., 2015; Haas et al., 2011; Nelson et al., 2013)","plainCitation":"(Brocke et al., 2015; Haas et al., 2011; Nelson et al.,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Pr>
          <w:rFonts w:ascii="Calibri" w:hAnsi="Calibri" w:cs="Calibri"/>
          <w:color w:val="000000" w:themeColor="text1"/>
        </w:rPr>
        <w:fldChar w:fldCharType="separate"/>
      </w:r>
      <w:r w:rsidR="008523E2">
        <w:rPr>
          <w:rFonts w:ascii="Calibri" w:hAnsi="Calibri" w:cs="Calibri"/>
          <w:noProof/>
          <w:color w:val="000000" w:themeColor="text1"/>
        </w:rPr>
        <w:t>(Brocke et al., 2015; Haas et al., 2011; Nelson et al., 2013)</w:t>
      </w:r>
      <w:r w:rsidR="008523E2">
        <w:rPr>
          <w:rFonts w:ascii="Calibri" w:hAnsi="Calibri" w:cs="Calibri"/>
          <w:color w:val="000000" w:themeColor="text1"/>
        </w:rPr>
        <w:fldChar w:fldCharType="end"/>
      </w:r>
      <w:r w:rsidRPr="00F0557B">
        <w:rPr>
          <w:rFonts w:ascii="Calibri" w:hAnsi="Calibri" w:cs="Calibri"/>
          <w:color w:val="000000" w:themeColor="text1"/>
        </w:rPr>
        <w:t xml:space="preserve">, or </w:t>
      </w:r>
      <w:r w:rsidRPr="00057AE0">
        <w:rPr>
          <w:rFonts w:ascii="Calibri" w:hAnsi="Calibri" w:cs="Calibri"/>
          <w:i/>
          <w:iCs/>
          <w:color w:val="000000" w:themeColor="text1"/>
          <w:rPrChange w:id="43" w:author="Craig Nelson" w:date="2026-08-12T17:22:00Z" w16du:dateUtc="2026-08-13T03:22:00Z">
            <w:rPr>
              <w:rFonts w:ascii="Calibri" w:hAnsi="Calibri" w:cs="Calibri"/>
              <w:color w:val="000000" w:themeColor="text1"/>
            </w:rPr>
          </w:rPrChange>
        </w:rPr>
        <w:t>in</w:t>
      </w:r>
      <w:ins w:id="44" w:author="Craig Nelson" w:date="2026-08-12T17:22:00Z" w16du:dateUtc="2026-08-13T03:22:00Z">
        <w:r w:rsidR="00057AE0" w:rsidRPr="00057AE0">
          <w:rPr>
            <w:rFonts w:ascii="Calibri" w:hAnsi="Calibri" w:cs="Calibri"/>
            <w:i/>
            <w:iCs/>
            <w:color w:val="000000" w:themeColor="text1"/>
            <w:lang w:val="en-US"/>
            <w:rPrChange w:id="45" w:author="Craig Nelson" w:date="2026-08-12T17:22:00Z" w16du:dateUtc="2026-08-13T03:22:00Z">
              <w:rPr>
                <w:rFonts w:ascii="Calibri" w:hAnsi="Calibri" w:cs="Calibri"/>
                <w:color w:val="000000" w:themeColor="text1"/>
                <w:lang w:val="en-US"/>
              </w:rPr>
            </w:rPrChange>
          </w:rPr>
          <w:t xml:space="preserve"> </w:t>
        </w:r>
      </w:ins>
      <w:del w:id="46" w:author="Craig Nelson" w:date="2026-08-12T17:22:00Z" w16du:dateUtc="2026-08-13T03:22:00Z">
        <w:r w:rsidRPr="00057AE0" w:rsidDel="00057AE0">
          <w:rPr>
            <w:rFonts w:ascii="Calibri" w:hAnsi="Calibri" w:cs="Calibri"/>
            <w:i/>
            <w:iCs/>
            <w:color w:val="000000" w:themeColor="text1"/>
            <w:rPrChange w:id="47" w:author="Craig Nelson" w:date="2026-08-12T17:22:00Z" w16du:dateUtc="2026-08-13T03:22:00Z">
              <w:rPr>
                <w:rFonts w:ascii="Calibri" w:hAnsi="Calibri" w:cs="Calibri"/>
                <w:color w:val="000000" w:themeColor="text1"/>
              </w:rPr>
            </w:rPrChange>
          </w:rPr>
          <w:delText>-</w:delText>
        </w:r>
      </w:del>
      <w:r w:rsidRPr="00057AE0">
        <w:rPr>
          <w:rFonts w:ascii="Calibri" w:hAnsi="Calibri" w:cs="Calibri"/>
          <w:i/>
          <w:iCs/>
          <w:color w:val="000000" w:themeColor="text1"/>
          <w:rPrChange w:id="48" w:author="Craig Nelson" w:date="2026-08-12T17:22:00Z" w16du:dateUtc="2026-08-13T03:22:00Z">
            <w:rPr>
              <w:rFonts w:ascii="Calibri" w:hAnsi="Calibri" w:cs="Calibri"/>
              <w:color w:val="000000" w:themeColor="text1"/>
            </w:rPr>
          </w:rPrChange>
        </w:rPr>
        <w:t>situ</w:t>
      </w:r>
      <w:r w:rsidRPr="00F0557B">
        <w:rPr>
          <w:rFonts w:ascii="Calibri" w:hAnsi="Calibri" w:cs="Calibri"/>
          <w:color w:val="000000" w:themeColor="text1"/>
        </w:rPr>
        <w:t xml:space="preserve"> surveys to associate net organic matter release and microbial communities in the coral reef ecosystem</w:t>
      </w:r>
      <w:r w:rsidR="007938AA">
        <w:rPr>
          <w:rFonts w:ascii="Calibri" w:hAnsi="Calibri" w:cs="Calibri"/>
          <w:color w:val="000000" w:themeColor="text1"/>
        </w:rPr>
        <w:t xml:space="preserve"> </w:t>
      </w:r>
      <w:commentRangeStart w:id="49"/>
      <w:r w:rsidR="007938A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{"citationID":"a23kfte3h9h","properties":{"unsorted":false,"formattedCitation":"(Comstock et al., 2022, 2026; Haas et al., 2011, 2016)","plainCitation":"(Comstock et al., 2022, 2026; Haas et al., 2011, 2016)","noteIndex":0},"citationItems":[{"id":3649,"uris":["http://zotero.org/users/9067719/items/KJMFINSV"],"itemData":{"id":3649,"type":"article-journal","abstract":"Coral reefs are highly productive ecosystems with distinct biogeochemistry and biology nestled within unproductive oligotrophic gyres. Coral reef islands have often been associated with a nearshore enhancement in phytoplankton, a phenomenon known as the Island Mass Effect (IME). Despite being documented more than 60 years ago, much remains unknown about the extent and drivers of IMEs. Here we utilized 16S rRNA gene metabarcoding as a biological tracer to elucidate horizontal and vertical inﬂuence of an IME around the islands of Mo0orea and Tahiti, French Polynesia. We show that those nearshore oceanic stations with elevated chlorophyll a included bacterioplankton found in high abundance in the reef environment, suggesting advection of reef water is the source of altered nearshore biogeochemistry. We also observed communities in the nearshore deep chlorophyll maximum (DCM) with enhanced abundances of upper euphotic bacterioplankton that correlated with intrusions of low-density, O2 rich water, suggesting island inﬂuence extends into the DCM.","citation-key":"comstockBacterioplanktonCommunitiesReveal2022","container-title":"Environmental Microbiology","DOI":"10.1111/1462-2920.16092","ISSN":"1462-2912, 1462-2920","issue":"9","journalAbbreviation":"Environmental Microbiology","language":"en","page":"4193-4208","source":"DOI.org (Crossref)","title":"Bacterioplankton communities reveal horizontal and vertical influence of an Island Mass Effect","volume":"24","author":[{"family":"Comstock","given":"Jacqueline"},{"family":"Nelson","given":"Craig E."},{"family":"James","given":"Anna"},{"family":"Wear","given":"Emma"},{"family":"Baetge","given":"Nicholas"},{"family":"Remple","given":"Kristina"},{"family":"Juknavorian","given":"Amethyst"},{"family":"Carlson","given":"Craig A."}],"issued":{"date-parts":[["2022",9]]}}},{"id":6456,"uris":["http://zotero.org/users/9067719/items/3PE2CL9E"],"itemData":{"id":6456,"type":"article-journal","abstract":"The existence of highly productive coral reefs within oligotrophic gyres is in part due to intensive recycling of macronutrients and organic matter by microbes. Therefore, characterizing reef bacterioplankton communities is key for understanding reef metabolism and biogeochemical transformations. We performed a high-resolution survey of waters surrounding Mo'orea (French Polynesia), coupling 16S metabarcoding with biogeochemical and physical measurements. Bacterioplankton communities differed markedly among reef ecosystems on three sides of the island, and within each system distinct communities emerged in forereef, backreef and reef pass habitats. The degree of habitat differentiation varied among the island sides according to current speeds inferred from wave power. Oceanic-associated taxa were enriched in forereefs and throughout western reefs with highest wave power and lowest productivity. Reef-associated taxa were enriched in backreef and pass habitats most strongly on northern reefs with lowest wave power and highest productivity. Our results offer insight into dynamics regulating reef microbial communities.","citation-key":"comstockWavedrivenTransportControls2026","container-title":"Limnology and Oceanography Letters","DOI":"10.1002/lol2.70076","ISSN":"2378-2242","issue":"1","language":"en","note":"_eprint: https://aslopubs.onlinelibrary.wiley.com/doi/pdf/10.1002/lol2.70076","page":"e70076","source":"Wiley Online Library","title":"Wave-driven transport controls bacterioplankton community differentiation among coral reef habitats","volume":"11","author":[{"family":"Comstock","given":"Jacqueline"},{"family":"Nelson","given":"Craig E."},{"family":"James","given":"Anna"},{"family":"Washburn","given":"Libe"},{"family":"Remple","given":"Kristina"},{"family":"Carlson","given":"Craig A."}],"issued":{"date-parts":[["2026"]]}}},{"id":4816,"uris":["http://zotero.org/users/9067719/items/9YGHMC75"],"itemData":{"id":4816,"type":"article-journal","abstract":"Benthic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7938AA">
        <w:rPr>
          <w:rFonts w:ascii="Calibri" w:hAnsi="Calibri" w:cs="Calibri"/>
          <w:color w:val="000000" w:themeColor="text1"/>
        </w:rPr>
        <w:fldChar w:fldCharType="separate"/>
      </w:r>
      <w:r w:rsidR="00D20A7D" w:rsidRPr="007B3F19">
        <w:rPr>
          <w:rFonts w:ascii="Calibri" w:hAnsi="Calibri" w:cs="Calibri"/>
          <w:color w:val="000000"/>
          <w:kern w:val="0"/>
          <w:lang w:val="en-US"/>
          <w:rPrChange w:id="50" w:author="Keanu Rochette" w:date="2026-08-13T15:06:00Z" w16du:dateUtc="2026-08-14T01:06:00Z">
            <w:rPr>
              <w:rFonts w:ascii="Calibri" w:hAnsi="Calibri" w:cs="Calibri"/>
              <w:color w:val="000000"/>
              <w:kern w:val="0"/>
              <w:lang w:val="fr-FR"/>
            </w:rPr>
          </w:rPrChange>
        </w:rPr>
        <w:t>(Comstock et al., 2022, 2026; Haas et al., 2011, 2016)</w:t>
      </w:r>
      <w:r w:rsidR="007938AA">
        <w:rPr>
          <w:rFonts w:ascii="Calibri" w:hAnsi="Calibri" w:cs="Calibri"/>
          <w:color w:val="000000" w:themeColor="text1"/>
        </w:rPr>
        <w:fldChar w:fldCharType="end"/>
      </w:r>
      <w:commentRangeEnd w:id="49"/>
      <w:r w:rsidR="00057AE0" w:rsidRPr="00F0557B">
        <w:rPr>
          <w:rStyle w:val="Marquedecommentaire"/>
          <w:rFonts w:ascii="Calibri" w:hAnsi="Calibri" w:cs="Calibri"/>
          <w:color w:val="000000" w:themeColor="text1"/>
          <w:sz w:val="24"/>
          <w:szCs w:val="24"/>
        </w:rPr>
        <w:commentReference w:id="49"/>
      </w:r>
      <w:r w:rsidRPr="00F0557B">
        <w:rPr>
          <w:rFonts w:ascii="Calibri" w:hAnsi="Calibri" w:cs="Calibri"/>
          <w:color w:val="000000" w:themeColor="text1"/>
        </w:rPr>
        <w:t>.</w:t>
      </w:r>
      <w:r w:rsidR="007938AA">
        <w:rPr>
          <w:rFonts w:ascii="Calibri" w:hAnsi="Calibri" w:cs="Calibri"/>
          <w:color w:val="000000" w:themeColor="text1"/>
        </w:rPr>
        <w:t xml:space="preserve"> </w:t>
      </w:r>
      <w:r w:rsidR="007333AB">
        <w:rPr>
          <w:rFonts w:ascii="Calibri" w:hAnsi="Calibri" w:cs="Calibri"/>
          <w:color w:val="000000" w:themeColor="text1"/>
        </w:rPr>
        <w:t xml:space="preserve">Links between benthic primary producers and reef microbial metabolism have been investigated in lab and in-situ measurements on isolated individuals </w:t>
      </w:r>
      <w:r w:rsidR="007333AB">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{"citationID":"a2druvvnqif","properties":{"unsorted":false,"formattedCitation":"(Haas et al., 2013)","plainCitation":"(Haas et al., 2013)","noteIndex":0},"citationItems":[{"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7333AB">
        <w:rPr>
          <w:rFonts w:ascii="Calibri" w:hAnsi="Calibri" w:cs="Calibri"/>
          <w:color w:val="000000" w:themeColor="text1"/>
        </w:rPr>
        <w:fldChar w:fldCharType="separate"/>
      </w:r>
      <w:r w:rsidR="00D20A7D" w:rsidRPr="007B3F19">
        <w:rPr>
          <w:rFonts w:ascii="Calibri" w:hAnsi="Calibri" w:cs="Calibri"/>
          <w:color w:val="000000"/>
          <w:kern w:val="0"/>
          <w:lang w:val="en-US"/>
          <w:rPrChange w:id="51" w:author="Keanu Rochette" w:date="2026-08-13T15:06:00Z" w16du:dateUtc="2026-08-14T01:06:00Z">
            <w:rPr>
              <w:rFonts w:ascii="Calibri" w:hAnsi="Calibri" w:cs="Calibri"/>
              <w:color w:val="000000"/>
              <w:kern w:val="0"/>
              <w:lang w:val="fr-FR"/>
            </w:rPr>
          </w:rPrChange>
        </w:rPr>
        <w:t>(Haas et al., 2013)</w:t>
      </w:r>
      <w:r w:rsidR="007333AB">
        <w:rPr>
          <w:rFonts w:ascii="Calibri" w:hAnsi="Calibri" w:cs="Calibri"/>
          <w:color w:val="000000" w:themeColor="text1"/>
        </w:rPr>
        <w:fldChar w:fldCharType="end"/>
      </w:r>
      <w:r w:rsidR="007333AB">
        <w:rPr>
          <w:rFonts w:ascii="Calibri" w:hAnsi="Calibri" w:cs="Calibri"/>
          <w:color w:val="000000" w:themeColor="text1"/>
        </w:rPr>
        <w:t xml:space="preserve">. However, the effects of </w:t>
      </w:r>
      <w:r w:rsidR="007333AB" w:rsidRPr="00F0557B">
        <w:rPr>
          <w:rFonts w:ascii="Calibri" w:hAnsi="Calibri" w:cs="Calibri"/>
          <w:color w:val="000000" w:themeColor="text1"/>
        </w:rPr>
        <w:t>mixed benthic community assemblages</w:t>
      </w:r>
      <w:r w:rsidR="007333AB">
        <w:rPr>
          <w:rFonts w:ascii="Calibri" w:hAnsi="Calibri" w:cs="Calibri"/>
          <w:color w:val="000000" w:themeColor="text1"/>
        </w:rPr>
        <w:t xml:space="preserve"> on </w:t>
      </w:r>
      <w:r w:rsidR="007333AB" w:rsidRPr="00F0557B">
        <w:rPr>
          <w:rFonts w:ascii="Calibri" w:hAnsi="Calibri" w:cs="Calibri"/>
          <w:color w:val="000000" w:themeColor="text1"/>
        </w:rPr>
        <w:t>organic outputs, microbially mediated processes, and bacterial community structure in coral-algal phase shift conditions</w:t>
      </w:r>
      <w:r w:rsidR="007333AB">
        <w:rPr>
          <w:rFonts w:ascii="Calibri" w:hAnsi="Calibri" w:cs="Calibri"/>
          <w:color w:val="000000" w:themeColor="text1"/>
        </w:rPr>
        <w:t xml:space="preserve"> have not yet been tested</w:t>
      </w:r>
      <w:r w:rsidRPr="00F0557B">
        <w:rPr>
          <w:rFonts w:ascii="Calibri" w:hAnsi="Calibri" w:cs="Calibri"/>
          <w:color w:val="000000" w:themeColor="text1"/>
        </w:rPr>
        <w:t xml:space="preserve">. </w:t>
      </w:r>
      <w:commentRangeEnd w:id="42"/>
      <w:r w:rsidR="00057AE0">
        <w:rPr>
          <w:rStyle w:val="Marquedecommentaire"/>
          <w:rFonts w:ascii="Calibri" w:hAnsi="Calibri" w:cs="Calibri"/>
          <w:color w:val="000000" w:themeColor="text1"/>
          <w:sz w:val="24"/>
          <w:szCs w:val="24"/>
          <w:lang w:val="en-US"/>
        </w:rPr>
        <w:commentReference w:id="42"/>
      </w:r>
    </w:p>
    <w:p w14:paraId="3A12023B" w14:textId="390A6AEC"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The island of Mo’orea, French Polynesia, represents an ideal location to address the gap in knowledge regarding coral-algal phase shifts induced microbialization. Decadal benthic surveys from the Mo’orea Coral Reef Long Term Ecological Research program (MCR LTER) have shown that reefs have </w:t>
      </w:r>
      <w:commentRangeStart w:id="52"/>
      <w:r w:rsidRPr="00F0557B">
        <w:rPr>
          <w:rFonts w:ascii="Calibri" w:hAnsi="Calibri" w:cs="Calibri"/>
          <w:color w:val="000000" w:themeColor="text1"/>
        </w:rPr>
        <w:t>exhibited a series of shifts in dominant benthic taxa with partial recoveries throughout its history</w:t>
      </w:r>
      <w:commentRangeEnd w:id="52"/>
      <w:r w:rsidR="00057AE0" w:rsidRPr="00F0557B">
        <w:rPr>
          <w:rStyle w:val="Marquedecommentaire"/>
          <w:rFonts w:ascii="Calibri" w:hAnsi="Calibri" w:cs="Calibri"/>
          <w:color w:val="000000" w:themeColor="text1"/>
          <w:sz w:val="24"/>
          <w:szCs w:val="24"/>
        </w:rPr>
        <w:commentReference w:id="52"/>
      </w:r>
      <w:r w:rsidRPr="00F0557B">
        <w:rPr>
          <w:rFonts w:ascii="Calibri" w:hAnsi="Calibri" w:cs="Calibri"/>
          <w:color w:val="000000" w:themeColor="text1"/>
        </w:rPr>
        <w:t xml:space="preserve">. Long term surveys enabled the development of a well-informed hypothesis on the etiology of the coral-algal phase shifts occurring in Mo’orea: 2006 predator outbreaks of Acanthaster planci (Crown-of-Thorns seastar or taramea), 2011 cyclone Oli, and </w:t>
      </w:r>
      <w:ins w:id="53" w:author="Craig Nelson" w:date="2026-08-12T17:26:00Z" w16du:dateUtc="2026-08-13T03:26:00Z">
        <w:r w:rsidR="00057AE0">
          <w:rPr>
            <w:rFonts w:ascii="Calibri" w:hAnsi="Calibri" w:cs="Calibri"/>
            <w:color w:val="000000" w:themeColor="text1"/>
            <w:lang w:val="en-US"/>
          </w:rPr>
          <w:lastRenderedPageBreak/>
          <w:t xml:space="preserve">the </w:t>
        </w:r>
      </w:ins>
      <w:r w:rsidRPr="00F0557B">
        <w:rPr>
          <w:rFonts w:ascii="Calibri" w:hAnsi="Calibri" w:cs="Calibri"/>
          <w:color w:val="000000" w:themeColor="text1"/>
        </w:rPr>
        <w:t>2019 marine heatwave</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{"citationID":"FXrTAwNR","properties":{"unsorted":false,"formattedCitation":"(Kayal et al., 2012; Schmitt et al., 2019)","plainCitation":"(Kayal et al., 2012; Schmitt et al., 2019)","noteIndex":0},"citationItems":[{"id":4827,"uris":["http://zotero.org/users/9067719/items/HP55YCAI"],"itemData":{"id":4827,"type":"article-journal","abstract":"Outbreaks of the coral-killing seastar Acanthaster planci are intense disturbances that can decimate coral reefs. These events consist of the emergence of large swarms of the predatory seastar that feed on reef-building corals, often leading to widespread devastation of coral populations. While cyclic occurrences of such outbreaks are reported from many tropical reefs throughout the Indo-Pacific, their causes are hotly debated, and the spatio-temporal dynamics of the outbreaks and impacts to reef communities remain unclear. Based on observations of a recent event around the island of Moorea, French Polynesia, we show that Acanthaster outbreaks are methodic, slow-paced, and diffusive biological disturbances. Acanthaster outbreaks on insular reef systems like Moorea’s appear to originate from restricted areas confined to the ocean-exposed base of reefs. Elevated Acanthaster densities then progressively spread to adjacent and shallower locations by migrations of seastars in aggregative waves that eventually affect the entire reef system. The directional migration across reefs appears to be a search for prey as reef portions affected by dense seastar aggregations are rapidly depleted of living corals and subsequently left behind. Coral decline on impacted reefs occurs by the sequential consumption of species in the order of Acanthaster feeding preferences. Acanthaster outbreaks thus result in predictable alteration of the coral community structure. The outbreak we report here is among the most intense and devastating ever reported. Using a hierarchical, multi-scale approach, we also show how sessile benthic communities and resident coral-feeding fish assemblages were subsequently affected by the decline of corals. By elucidating the processes involved in an Acanthaster outbreak, our study contributes to comprehending this widespread disturbance and should thus benefit targeted management actions for coral reef ecosystems.","citation-key":"kayalPredatorCrownofThornsStarfish2012","container-title":"PLoS ONE","DOI":"10.1371/journal.pone.0047363","ISSN":"1932-6203","issue":"10","journalAbbreviation":"PLoS ONE","language":"en","page":"e47363","source":"DOI.org (Crossref)","title":"Predator Crown-of-Thorns Starfish (Acanthaster planci) Outbreak, Mass Mortality of Corals, and Cascading Effects on Reef Fish and Benthic Communities","volume":"7","author":[{"family":"Kayal","given":"Mohsen"},{"family":"Vercelloni","given":"Julie"},{"family":"Lison De Loma","given":"Thierry"},{"family":"Bosserelle","given":"Pauline"},{"family":"Chancerelle","given":"Yannick"},{"family":"Geoffroy","given":"Sylvie"},{"family":"Stievenart","given":"Céline"},{"family":"Michonneau","given":"François"},{"family":"Penin","given":"Lucie"},{"family":"Planes","given":"Serge"},{"family":"Adjeroud","given":"Mehdi"}],"editor":[{"family":"Fulton","given":"Christopher"}],"issued":{"date-parts":[["2012",10,8]]}}},{"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(Kayal et al., 2012; Schmitt et al., 2019)</w:t>
      </w:r>
      <w:r w:rsidR="005F3C48">
        <w:rPr>
          <w:rFonts w:ascii="Calibri" w:hAnsi="Calibri" w:cs="Calibri"/>
          <w:color w:val="000000" w:themeColor="text1"/>
        </w:rPr>
        <w:fldChar w:fldCharType="end"/>
      </w:r>
      <w:r w:rsidRPr="00F0557B">
        <w:rPr>
          <w:rFonts w:ascii="Calibri" w:hAnsi="Calibri" w:cs="Calibri"/>
          <w:color w:val="000000" w:themeColor="text1"/>
        </w:rPr>
        <w:t>. Additionally</w:t>
      </w:r>
      <w:ins w:id="54" w:author="Craig Nelson" w:date="2026-08-12T17:26:00Z" w16du:dateUtc="2026-08-13T03:26:00Z">
        <w:r w:rsidR="00057AE0">
          <w:rPr>
            <w:rFonts w:ascii="Calibri" w:hAnsi="Calibri" w:cs="Calibri"/>
            <w:color w:val="000000" w:themeColor="text1"/>
            <w:lang w:val="en-US"/>
          </w:rPr>
          <w:t>,</w:t>
        </w:r>
      </w:ins>
      <w:r w:rsidRPr="00F0557B">
        <w:rPr>
          <w:rFonts w:ascii="Calibri" w:hAnsi="Calibri" w:cs="Calibri"/>
          <w:color w:val="000000" w:themeColor="text1"/>
        </w:rPr>
        <w:t xml:space="preserve"> near</w:t>
      </w:r>
      <w:del w:id="55" w:author="Craig Nelson" w:date="2026-08-12T17:26:00Z" w16du:dateUtc="2026-08-13T03:26:00Z">
        <w:r w:rsidRPr="00F0557B" w:rsidDel="00057AE0">
          <w:rPr>
            <w:rFonts w:ascii="Calibri" w:hAnsi="Calibri" w:cs="Calibri"/>
            <w:color w:val="000000" w:themeColor="text1"/>
          </w:rPr>
          <w:delText xml:space="preserve"> </w:delText>
        </w:r>
      </w:del>
      <w:r w:rsidRPr="00F0557B">
        <w:rPr>
          <w:rFonts w:ascii="Calibri" w:hAnsi="Calibri" w:cs="Calibri"/>
          <w:color w:val="000000" w:themeColor="text1"/>
        </w:rPr>
        <w:t>shore nutrient enrichment</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{"citationID":"4kOzXDeo","properties":{"unsorted":false,"formattedCitation":"(John et al., 2025)","plainCitation":"(John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(John et al., 2025)</w:t>
      </w:r>
      <w:r w:rsidR="005F3C48">
        <w:rPr>
          <w:rFonts w:ascii="Calibri" w:hAnsi="Calibri" w:cs="Calibri"/>
          <w:color w:val="000000" w:themeColor="text1"/>
        </w:rPr>
        <w:fldChar w:fldCharType="end"/>
      </w:r>
      <w:r w:rsidRPr="00F0557B">
        <w:rPr>
          <w:rFonts w:ascii="Calibri" w:hAnsi="Calibri" w:cs="Calibri"/>
          <w:color w:val="000000" w:themeColor="text1"/>
        </w:rPr>
        <w:t xml:space="preserve"> and overfishing may facilitate macroalgae growth in their competition for space against corals</w:t>
      </w:r>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{"citationID":"y6y9E91W","properties":{"unsorted":false,"formattedCitation":"(Adam et al., 2021; Schmitt et al., 2019)","plainCitation":"(Adam et al., 2021; Schmitt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w:instrText>
      </w:r>
      <w:r w:rsidR="005F3C48">
        <w:rPr>
          <w:rFonts w:ascii="Calibri" w:hAnsi="Calibri" w:cs="Calibri" w:hint="eastAsia"/>
          <w:color w:val="000000" w:themeColor="text1"/>
        </w:rPr>
        <w:instrText>","ISSN":"1051-0761, 1939-5582","issue":"1","journalAbbreviation":"Ecological Applications","language":"en","page":"e2227","source":"DOI.org (Crossref)","title":"Landscape</w:instrText>
      </w:r>
      <w:r w:rsidR="005F3C48">
        <w:rPr>
          <w:rFonts w:ascii="Calibri" w:hAnsi="Calibri" w:cs="Calibri" w:hint="eastAsia"/>
          <w:color w:val="000000" w:themeColor="text1"/>
        </w:rPr>
        <w:instrText>‐</w:instrText>
      </w:r>
      <w:r w:rsidR="005F3C48">
        <w:rPr>
          <w:rFonts w:ascii="Calibri" w:hAnsi="Calibri" w:cs="Calibri" w:hint="eastAsia"/>
          <w:color w:val="000000" w:themeColor="text1"/>
        </w:rPr>
        <w:instrText>scale patterns of nutrient enrichment in a coral reef ecosystem: implications for coral to algae phase shifts","title-short":"Landscape</w:instrText>
      </w:r>
      <w:r w:rsidR="005F3C48">
        <w:rPr>
          <w:rFonts w:ascii="Calibri" w:hAnsi="Calibri" w:cs="Calibri" w:hint="eastAsia"/>
          <w:color w:val="000000" w:themeColor="text1"/>
        </w:rPr>
        <w:instrText>‐</w:instrText>
      </w:r>
      <w:r w:rsidR="005F3C48">
        <w:rPr>
          <w:rFonts w:ascii="Calibri" w:hAnsi="Calibri" w:cs="Calibri" w:hint="eastAsia"/>
          <w:color w:val="000000" w:themeColor="text1"/>
        </w:rPr>
        <w:instrText>scale patterns of nutrient enrichment in a coral reef ecosystem","volume":"31","author":[{"family":"Adam","given":"Thomas C."},{"family":"Burkepile","given":"Deron E."},{"family":"Holbrook","given":"Sal</w:instrText>
      </w:r>
      <w:r w:rsidR="005F3C48">
        <w:rPr>
          <w:rFonts w:ascii="Calibri" w:hAnsi="Calibri" w:cs="Calibri"/>
          <w:color w:val="000000" w:themeColor="text1"/>
        </w:rPr>
        <w:instrText xml:space="preserve">ly J."},{"family":"Carpenter","given":"Robert C."},{"family":"Claudet","given":"Joachim"},{"family":"Loiseau","given":"Charles"},{"family":"Thiault","given":"Lauric"},{"family":"Brooks","given":"Andrew J."},{"family":"Washburn","given":"Libe"},{"family":"Schmitt","given":"Russell J."}],"issued":{"date-parts":[["2021",1]]}}},{"id":4837,"uris":["http://zotero.org/users/9067719/items/ZCJ2QBB6"],"itemData":{"id":4837,"type":"article-journal","abstract":"Ecological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(Adam et al., 2021; Schmitt et al., 2019)</w:t>
      </w:r>
      <w:r w:rsidR="005F3C48">
        <w:rPr>
          <w:rFonts w:ascii="Calibri" w:hAnsi="Calibri" w:cs="Calibri"/>
          <w:color w:val="000000" w:themeColor="text1"/>
        </w:rPr>
        <w:fldChar w:fldCharType="end"/>
      </w:r>
      <w:r w:rsidRPr="00F0557B">
        <w:rPr>
          <w:rFonts w:ascii="Calibri" w:hAnsi="Calibri" w:cs="Calibri"/>
          <w:color w:val="000000" w:themeColor="text1"/>
        </w:rPr>
        <w:t>. Understanding the implications of coral-algal phase-shifts in Moorean reefs would provide invaluable indights on the mechanistic onsets of microbialization, the magnitude of the biogeochemical changes, and the resilience of the ecosystem.</w:t>
      </w:r>
    </w:p>
    <w:p w14:paraId="5FEC67F9" w14:textId="77777777" w:rsidR="001E71FC" w:rsidRPr="00F0557B" w:rsidRDefault="001E71FC" w:rsidP="00934F70">
      <w:pPr>
        <w:spacing w:line="360" w:lineRule="auto"/>
        <w:rPr>
          <w:rFonts w:ascii="Calibri" w:hAnsi="Calibri" w:cs="Calibri"/>
          <w:b/>
          <w:bCs/>
          <w:color w:val="000000" w:themeColor="text1"/>
        </w:rPr>
      </w:pPr>
    </w:p>
    <w:p w14:paraId="0B5DB3CC"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56" w:name="_Toc232771511"/>
      <w:bookmarkStart w:id="57" w:name="_Toc234162413"/>
      <w:r w:rsidRPr="00F0557B">
        <w:rPr>
          <w:rFonts w:ascii="Calibri" w:hAnsi="Calibri" w:cs="Calibri"/>
          <w:b/>
          <w:bCs/>
          <w:color w:val="000000" w:themeColor="text1"/>
          <w:sz w:val="24"/>
          <w:szCs w:val="24"/>
        </w:rPr>
        <w:t>Project Objectives</w:t>
      </w:r>
      <w:bookmarkEnd w:id="56"/>
      <w:bookmarkEnd w:id="57"/>
    </w:p>
    <w:p w14:paraId="0ECE330B" w14:textId="77777777" w:rsidR="00767C2E" w:rsidRDefault="001E71FC" w:rsidP="005F3C48">
      <w:pPr>
        <w:spacing w:line="360" w:lineRule="auto"/>
        <w:ind w:firstLine="360"/>
        <w:rPr>
          <w:ins w:id="58" w:author="Craig Nelson" w:date="2026-08-12T17:31:00Z" w16du:dateUtc="2026-08-13T03:31:00Z"/>
          <w:rFonts w:ascii="Calibri" w:hAnsi="Calibri" w:cs="Calibri"/>
          <w:color w:val="000000" w:themeColor="text1"/>
          <w:lang w:val="en-US"/>
        </w:rPr>
      </w:pPr>
      <w:r w:rsidRPr="00F0557B">
        <w:rPr>
          <w:rFonts w:ascii="Calibri" w:hAnsi="Calibri" w:cs="Calibri"/>
          <w:color w:val="000000" w:themeColor="text1"/>
        </w:rPr>
        <w:t>In this project, we sought to understand the effects of the enrichment of selected primary producer taxa in mixed benthic assemblages on organic exudation and composition</w:t>
      </w:r>
      <w:del w:id="59" w:author="Craig Nelson" w:date="2026-08-12T17:27:00Z" w16du:dateUtc="2026-08-13T03:27:00Z">
        <w:r w:rsidRPr="00F0557B" w:rsidDel="00057AE0">
          <w:rPr>
            <w:rFonts w:ascii="Calibri" w:hAnsi="Calibri" w:cs="Calibri"/>
            <w:color w:val="000000" w:themeColor="text1"/>
          </w:rPr>
          <w:delText>. We also aimed to assess the effects of shifting community exudates on</w:delText>
        </w:r>
      </w:del>
      <w:ins w:id="60" w:author="Craig Nelson" w:date="2026-08-12T17:27:00Z" w16du:dateUtc="2026-08-13T03:27:00Z">
        <w:r w:rsidR="00057AE0">
          <w:rPr>
            <w:rFonts w:ascii="Calibri" w:hAnsi="Calibri" w:cs="Calibri"/>
            <w:color w:val="000000" w:themeColor="text1"/>
            <w:lang w:val="en-US"/>
          </w:rPr>
          <w:t xml:space="preserve"> with subsequent effects on</w:t>
        </w:r>
      </w:ins>
      <w:r w:rsidRPr="00F0557B">
        <w:rPr>
          <w:rFonts w:ascii="Calibri" w:hAnsi="Calibri" w:cs="Calibri"/>
          <w:color w:val="000000" w:themeColor="text1"/>
        </w:rPr>
        <w:t xml:space="preserve"> bacterioplankton abundance and community structure. We hypothesized that DOC production would be significantly greater in communities enriched in macroalgae with compositionally distinct DOM outputs. Consistent with </w:t>
      </w:r>
      <w:commentRangeStart w:id="61"/>
      <w:r w:rsidRPr="00F0557B">
        <w:rPr>
          <w:rFonts w:ascii="Calibri" w:hAnsi="Calibri" w:cs="Calibri"/>
          <w:color w:val="000000" w:themeColor="text1"/>
        </w:rPr>
        <w:t>the microbialization hypothesis</w:t>
      </w:r>
      <w:commentRangeEnd w:id="61"/>
      <w:r w:rsidR="00767C2E" w:rsidRPr="00F0557B">
        <w:rPr>
          <w:rStyle w:val="Marquedecommentaire"/>
          <w:rFonts w:ascii="Calibri" w:hAnsi="Calibri" w:cs="Calibri"/>
          <w:color w:val="000000" w:themeColor="text1"/>
          <w:sz w:val="24"/>
          <w:szCs w:val="24"/>
        </w:rPr>
        <w:commentReference w:id="61"/>
      </w:r>
      <w:r w:rsidRPr="00F0557B">
        <w:rPr>
          <w:rFonts w:ascii="Calibri" w:hAnsi="Calibri" w:cs="Calibri"/>
          <w:color w:val="000000" w:themeColor="text1"/>
        </w:rPr>
        <w:t xml:space="preserve">, we expected to observe distinct bacterial communities associated with algal enrichment, with greater abundance of copiotrophic bacterial families. Additionally, inorganic nutrients (ammonia, nitrate, and phosphate) are hypothesized to be more depleted in algal communities, especially during the daytime, due to increased nutrient uptake associated with primary production. </w:t>
      </w:r>
    </w:p>
    <w:p w14:paraId="6CB245FB" w14:textId="02EE556A" w:rsidR="00AE0DC9" w:rsidRPr="00F0557B" w:rsidDel="00052D42" w:rsidRDefault="001E71FC" w:rsidP="005F3C48">
      <w:pPr>
        <w:spacing w:line="360" w:lineRule="auto"/>
        <w:ind w:firstLine="360"/>
        <w:rPr>
          <w:del w:id="62" w:author="Craig Nelson" w:date="2026-08-12T17:44:00Z" w16du:dateUtc="2026-08-13T03:44:00Z"/>
          <w:rFonts w:ascii="Calibri" w:hAnsi="Calibri" w:cs="Calibri"/>
          <w:color w:val="000000" w:themeColor="text1"/>
        </w:rPr>
      </w:pPr>
      <w:r w:rsidRPr="00F0557B">
        <w:rPr>
          <w:rFonts w:ascii="Calibri" w:hAnsi="Calibri" w:cs="Calibri"/>
          <w:color w:val="000000" w:themeColor="text1"/>
        </w:rPr>
        <w:t xml:space="preserve">To test these hypotheses we designed a large-scale flow-through mesocosm experiment tracking dynamics of organic matter and microbial communities among reef assemblages representative of benthic community types found over the past two decades on the North Shore of Mo’orea: </w:t>
      </w:r>
      <w:del w:id="63" w:author="Craig Nelson" w:date="2026-08-12T17:35:00Z" w16du:dateUtc="2026-08-13T03:35:00Z">
        <w:r w:rsidRPr="00F0557B" w:rsidDel="00767C2E">
          <w:rPr>
            <w:rFonts w:ascii="Calibri" w:hAnsi="Calibri" w:cs="Calibri"/>
            <w:color w:val="000000" w:themeColor="text1"/>
          </w:rPr>
          <w:delText>coral-enriched communities matched pre-disturbance reefs</w:delText>
        </w:r>
      </w:del>
      <w:ins w:id="64" w:author="Craig Nelson" w:date="2026-08-12T17:35:00Z">
        <w:r w:rsidR="00767C2E" w:rsidRPr="00767C2E">
          <w:rPr>
            <w:rFonts w:ascii="Calibri" w:hAnsi="Calibri" w:cs="Calibri"/>
            <w:color w:val="000000" w:themeColor="text1"/>
          </w:rPr>
          <w:t>pre-disturbance (coral-enriched)</w:t>
        </w:r>
      </w:ins>
      <w:ins w:id="65" w:author="Craig Nelson" w:date="2026-08-12T17:35:00Z" w16du:dateUtc="2026-08-13T03:35:00Z">
        <w:r w:rsidR="00767C2E">
          <w:rPr>
            <w:rFonts w:ascii="Calibri" w:hAnsi="Calibri" w:cs="Calibri"/>
            <w:color w:val="000000" w:themeColor="text1"/>
            <w:lang w:val="en-US"/>
          </w:rPr>
          <w:t xml:space="preserve"> communities were contrasted with parallel </w:t>
        </w:r>
      </w:ins>
      <w:ins w:id="66" w:author="Craig Nelson" w:date="2026-08-12T17:35:00Z">
        <w:r w:rsidR="00767C2E" w:rsidRPr="00767C2E">
          <w:rPr>
            <w:rFonts w:ascii="Calibri" w:hAnsi="Calibri" w:cs="Calibri"/>
            <w:color w:val="000000" w:themeColor="text1"/>
          </w:rPr>
          <w:t xml:space="preserve">post-cyclonic (crustose coralline algae-enriched), and post-heatwave (macroalgae-enriched) </w:t>
        </w:r>
      </w:ins>
      <w:ins w:id="67" w:author="Craig Nelson" w:date="2026-08-12T17:35:00Z" w16du:dateUtc="2026-08-13T03:35:00Z">
        <w:r w:rsidR="00767C2E">
          <w:rPr>
            <w:rFonts w:ascii="Calibri" w:hAnsi="Calibri" w:cs="Calibri"/>
            <w:color w:val="000000" w:themeColor="text1"/>
            <w:lang w:val="en-US"/>
          </w:rPr>
          <w:t>communities</w:t>
        </w:r>
      </w:ins>
      <w:del w:id="68" w:author="Craig Nelson" w:date="2026-08-12T17:35:00Z" w16du:dateUtc="2026-08-13T03:35:00Z">
        <w:r w:rsidRPr="00F0557B" w:rsidDel="00767C2E">
          <w:rPr>
            <w:rFonts w:ascii="Calibri" w:hAnsi="Calibri" w:cs="Calibri"/>
            <w:color w:val="000000" w:themeColor="text1"/>
          </w:rPr>
          <w:delText xml:space="preserve"> </w:delText>
        </w:r>
      </w:del>
      <w:del w:id="69" w:author="Craig Nelson" w:date="2026-08-12T17:31:00Z" w16du:dateUtc="2026-08-13T03:31:00Z">
        <w:r w:rsidRPr="00F0557B" w:rsidDel="00767C2E">
          <w:rPr>
            <w:rFonts w:ascii="Calibri" w:hAnsi="Calibri" w:cs="Calibri"/>
            <w:color w:val="000000" w:themeColor="text1"/>
          </w:rPr>
          <w:delText xml:space="preserve">and </w:delText>
        </w:r>
      </w:del>
      <w:del w:id="70" w:author="Craig Nelson" w:date="2026-08-12T17:35:00Z" w16du:dateUtc="2026-08-13T03:35:00Z">
        <w:r w:rsidRPr="00F0557B" w:rsidDel="00767C2E">
          <w:rPr>
            <w:rFonts w:ascii="Calibri" w:hAnsi="Calibri" w:cs="Calibri"/>
            <w:color w:val="000000" w:themeColor="text1"/>
          </w:rPr>
          <w:delText>various stable states of post-disturbance reefs</w:delText>
        </w:r>
      </w:del>
      <w:del w:id="71" w:author="Craig Nelson" w:date="2026-08-12T17:34:00Z" w16du:dateUtc="2026-08-13T03:34:00Z">
        <w:r w:rsidRPr="00F0557B" w:rsidDel="00767C2E">
          <w:rPr>
            <w:rFonts w:ascii="Calibri" w:hAnsi="Calibri" w:cs="Calibri"/>
            <w:color w:val="000000" w:themeColor="text1"/>
          </w:rPr>
          <w:delText xml:space="preserve"> </w:delText>
        </w:r>
      </w:del>
      <w:del w:id="72" w:author="Craig Nelson" w:date="2026-08-12T17:32:00Z" w16du:dateUtc="2026-08-13T03:32:00Z">
        <w:r w:rsidRPr="00F0557B" w:rsidDel="00767C2E">
          <w:rPr>
            <w:rFonts w:ascii="Calibri" w:hAnsi="Calibri" w:cs="Calibri"/>
            <w:color w:val="000000" w:themeColor="text1"/>
          </w:rPr>
          <w:delText>(</w:delText>
        </w:r>
      </w:del>
      <w:del w:id="73" w:author="Craig Nelson" w:date="2026-08-12T17:35:00Z" w16du:dateUtc="2026-08-13T03:35:00Z">
        <w:r w:rsidRPr="00F0557B" w:rsidDel="00767C2E">
          <w:rPr>
            <w:rFonts w:ascii="Calibri" w:hAnsi="Calibri" w:cs="Calibri"/>
            <w:color w:val="000000" w:themeColor="text1"/>
          </w:rPr>
          <w:delText>enriched in crustose coralline algae or macroalgae</w:delText>
        </w:r>
      </w:del>
      <w:del w:id="74" w:author="Craig Nelson" w:date="2026-08-12T17:32:00Z" w16du:dateUtc="2026-08-13T03:32:00Z">
        <w:r w:rsidRPr="00F0557B" w:rsidDel="00767C2E">
          <w:rPr>
            <w:rFonts w:ascii="Calibri" w:hAnsi="Calibri" w:cs="Calibri"/>
            <w:color w:val="000000" w:themeColor="text1"/>
          </w:rPr>
          <w:delText xml:space="preserve">) </w:delText>
        </w:r>
      </w:del>
      <w:ins w:id="75" w:author="Craig Nelson" w:date="2026-08-12T17:32:00Z" w16du:dateUtc="2026-08-13T03:32:00Z">
        <w:r w:rsidR="00767C2E">
          <w:rPr>
            <w:rFonts w:ascii="Calibri" w:hAnsi="Calibri" w:cs="Calibri"/>
            <w:color w:val="000000" w:themeColor="text1"/>
            <w:lang w:val="en-US"/>
          </w:rPr>
          <w:t>.</w:t>
        </w:r>
        <w:r w:rsidR="00767C2E" w:rsidRPr="00F0557B">
          <w:rPr>
            <w:rFonts w:ascii="Calibri" w:hAnsi="Calibri" w:cs="Calibri"/>
            <w:color w:val="000000" w:themeColor="text1"/>
          </w:rPr>
          <w:t xml:space="preserve"> </w:t>
        </w:r>
      </w:ins>
      <w:ins w:id="76" w:author="Craig Nelson" w:date="2026-08-12T17:43:00Z" w16du:dateUtc="2026-08-13T03:43:00Z">
        <w:r w:rsidR="00052D42">
          <w:rPr>
            <w:rFonts w:ascii="Calibri" w:hAnsi="Calibri" w:cs="Calibri"/>
            <w:color w:val="000000" w:themeColor="text1"/>
            <w:lang w:val="en-US"/>
          </w:rPr>
          <w:t xml:space="preserve">Over a 24 hour period the water column of these mesocosms was sampled every 6 hours </w:t>
        </w:r>
      </w:ins>
      <w:r w:rsidRPr="00F0557B">
        <w:rPr>
          <w:rFonts w:ascii="Calibri" w:hAnsi="Calibri" w:cs="Calibri"/>
          <w:color w:val="000000" w:themeColor="text1"/>
        </w:rPr>
        <w:t xml:space="preserve">to investigate coupled changes in organic exudations, bacterial abundance, and bacterial community structure. </w:t>
      </w:r>
      <w:del w:id="77" w:author="Craig Nelson" w:date="2026-08-12T17:43:00Z" w16du:dateUtc="2026-08-13T03:43:00Z">
        <w:r w:rsidRPr="00F0557B" w:rsidDel="00052D42">
          <w:rPr>
            <w:rFonts w:ascii="Calibri" w:hAnsi="Calibri" w:cs="Calibri"/>
            <w:color w:val="000000" w:themeColor="text1"/>
          </w:rPr>
          <w:delText>Results from this project will</w:delText>
        </w:r>
      </w:del>
      <w:ins w:id="78" w:author="Craig Nelson" w:date="2026-08-12T17:43:00Z" w16du:dateUtc="2026-08-13T03:43:00Z">
        <w:r w:rsidR="00052D42">
          <w:rPr>
            <w:rFonts w:ascii="Calibri" w:hAnsi="Calibri" w:cs="Calibri"/>
            <w:color w:val="000000" w:themeColor="text1"/>
            <w:lang w:val="en-US"/>
          </w:rPr>
          <w:t>Results</w:t>
        </w:r>
      </w:ins>
      <w:r w:rsidRPr="00F0557B">
        <w:rPr>
          <w:rFonts w:ascii="Calibri" w:hAnsi="Calibri" w:cs="Calibri"/>
          <w:color w:val="000000" w:themeColor="text1"/>
        </w:rPr>
        <w:t xml:space="preserve"> illustrate the effects of mixed communities on organic exudation, carbon processing, and microbial community dynamics with respect to the phase shift induced microbialization.</w:t>
      </w:r>
    </w:p>
    <w:p w14:paraId="6BB6EAE8" w14:textId="5C05426E" w:rsidR="0037287D" w:rsidRPr="00F0557B" w:rsidDel="00052D42" w:rsidRDefault="0037287D">
      <w:pPr>
        <w:spacing w:line="360" w:lineRule="auto"/>
        <w:ind w:firstLine="360"/>
        <w:rPr>
          <w:del w:id="79" w:author="Craig Nelson" w:date="2026-08-12T17:44:00Z" w16du:dateUtc="2026-08-13T03:44:00Z"/>
          <w:rFonts w:ascii="Calibri" w:hAnsi="Calibri" w:cs="Calibri"/>
          <w:color w:val="000000" w:themeColor="text1"/>
        </w:rPr>
        <w:pPrChange w:id="80" w:author="Craig Nelson" w:date="2026-08-12T17:44:00Z" w16du:dateUtc="2026-08-13T03:44:00Z">
          <w:pPr>
            <w:spacing w:line="360" w:lineRule="auto"/>
          </w:pPr>
        </w:pPrChange>
      </w:pPr>
    </w:p>
    <w:p w14:paraId="489CB2F0" w14:textId="598E9A27" w:rsidR="001E71FC" w:rsidRPr="00F0557B" w:rsidRDefault="001E71FC"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219F3F80" w14:textId="15EC8134" w:rsidR="001E71FC" w:rsidRPr="00F0557B" w:rsidRDefault="001E71FC" w:rsidP="00934F70">
      <w:pPr>
        <w:pStyle w:val="Titre1"/>
        <w:spacing w:line="360" w:lineRule="auto"/>
        <w:rPr>
          <w:rFonts w:ascii="Calibri" w:hAnsi="Calibri" w:cs="Calibri"/>
          <w:b/>
          <w:bCs/>
          <w:color w:val="000000" w:themeColor="text1"/>
        </w:rPr>
      </w:pPr>
      <w:bookmarkStart w:id="81" w:name="_Toc232771512"/>
      <w:bookmarkStart w:id="82" w:name="_Toc234162414"/>
      <w:r w:rsidRPr="00F0557B">
        <w:rPr>
          <w:rFonts w:ascii="Calibri" w:hAnsi="Calibri" w:cs="Calibri"/>
          <w:b/>
          <w:bCs/>
          <w:color w:val="000000" w:themeColor="text1"/>
        </w:rPr>
        <w:lastRenderedPageBreak/>
        <w:t>Methods and Materials</w:t>
      </w:r>
      <w:bookmarkEnd w:id="81"/>
      <w:bookmarkEnd w:id="82"/>
    </w:p>
    <w:p w14:paraId="7553D695"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83" w:name="_Toc232771513"/>
      <w:bookmarkStart w:id="84" w:name="_Toc234162415"/>
      <w:r w:rsidRPr="00F0557B">
        <w:rPr>
          <w:rFonts w:ascii="Calibri" w:hAnsi="Calibri" w:cs="Calibri"/>
          <w:b/>
          <w:bCs/>
          <w:color w:val="000000" w:themeColor="text1"/>
          <w:sz w:val="24"/>
          <w:szCs w:val="24"/>
        </w:rPr>
        <w:t>Site Description Overview</w:t>
      </w:r>
      <w:bookmarkEnd w:id="83"/>
      <w:bookmarkEnd w:id="84"/>
    </w:p>
    <w:p w14:paraId="602FFB8B" w14:textId="45F33759" w:rsidR="001E71FC" w:rsidRPr="00F0557B" w:rsidRDefault="001E71FC" w:rsidP="005F3C48">
      <w:pPr>
        <w:spacing w:line="360" w:lineRule="auto"/>
        <w:ind w:firstLine="360"/>
        <w:rPr>
          <w:rFonts w:ascii="Calibri" w:hAnsi="Calibri" w:cs="Calibri"/>
          <w:color w:val="000000" w:themeColor="text1"/>
        </w:rPr>
      </w:pPr>
      <w:r w:rsidRPr="00F0557B">
        <w:rPr>
          <w:rFonts w:ascii="Calibri" w:hAnsi="Calibri" w:cs="Calibri"/>
          <w:color w:val="000000" w:themeColor="text1"/>
        </w:rPr>
        <w:t>Mo’orea is a small volcanic high island (135 km</w:t>
      </w:r>
      <w:r w:rsidRPr="005F3C48">
        <w:rPr>
          <w:rFonts w:ascii="Calibri" w:hAnsi="Calibri" w:cs="Calibri"/>
          <w:color w:val="000000" w:themeColor="text1"/>
          <w:vertAlign w:val="superscript"/>
        </w:rPr>
        <w:t>2</w:t>
      </w:r>
      <w:r w:rsidRPr="00F0557B">
        <w:rPr>
          <w:rFonts w:ascii="Calibri" w:hAnsi="Calibri" w:cs="Calibri"/>
          <w:color w:val="000000" w:themeColor="text1"/>
        </w:rPr>
        <w:t xml:space="preserve">) located in the Society Islands of French Polynesia (17°30’S, 149°50’W) in the South Pacific. The island is surrounded by an extensive coral reef barrier, roughly 0.5 kilometer from shore, through which 12 reef passes allow seawater to flow between the lagoons and the open ocean. The inner side of the reef barrier represents a distinct shallow back reef habitat (about 3 m deep) where reef patches, separated by sand, coral rubble, and reef pavement, dominate the </w:t>
      </w:r>
      <w:del w:id="85" w:author="Craig Nelson" w:date="2026-08-12T17:44:00Z" w16du:dateUtc="2026-08-13T03:44:00Z">
        <w:r w:rsidRPr="00F0557B" w:rsidDel="00052D42">
          <w:rPr>
            <w:rFonts w:ascii="Calibri" w:hAnsi="Calibri" w:cs="Calibri"/>
            <w:color w:val="000000" w:themeColor="text1"/>
          </w:rPr>
          <w:delText>benthic habitat</w:delText>
        </w:r>
      </w:del>
      <w:ins w:id="86" w:author="Craig Nelson" w:date="2026-08-12T17:44:00Z" w16du:dateUtc="2026-08-13T03:44:00Z">
        <w:r w:rsidR="00052D42">
          <w:rPr>
            <w:rFonts w:ascii="Calibri" w:hAnsi="Calibri" w:cs="Calibri"/>
            <w:color w:val="000000" w:themeColor="text1"/>
            <w:lang w:val="en-US"/>
          </w:rPr>
          <w:t>benthos</w:t>
        </w:r>
      </w:ins>
      <w:r w:rsidR="005F3C48">
        <w:rPr>
          <w:rFonts w:ascii="Calibri" w:hAnsi="Calibri" w:cs="Calibri"/>
          <w:color w:val="000000" w:themeColor="text1"/>
        </w:rPr>
        <w:t xml:space="preserve"> </w:t>
      </w:r>
      <w:r w:rsidR="005F3C48">
        <w:rPr>
          <w:rFonts w:ascii="Calibri" w:hAnsi="Calibri" w:cs="Calibri"/>
          <w:color w:val="000000" w:themeColor="text1"/>
        </w:rPr>
        <w:fldChar w:fldCharType="begin"/>
      </w:r>
      <w:r w:rsidR="005F3C48">
        <w:rPr>
          <w:rFonts w:ascii="Calibri" w:hAnsi="Calibri" w:cs="Calibri"/>
          <w:color w:val="000000" w:themeColor="text1"/>
        </w:rPr>
        <w:instrText xml:space="preserve"> ADDIN ZOTERO_ITEM CSL_CITATION {"citationID":"ttkXgjzC","properties":{"unsorted":false,"formattedCitation":"(Leichter et al., 2013)","plainCitation":"(Leichter et al., 2013)","noteIndex":0},"citationItems":[{"id":3790,"uris":["http://zotero.org/users/9067719/items/3L46LYWF"],"itemData":{"id":3790,"type":"article-journal","citation-key":"leichterBiologicalPhysicalInteractions2013","container-title":"Oceanography","DOI":"10.5670/oceanog.2013.45","ISSN":"10428275","issue":"3","journalAbbreviation":"oceanog","language":"en","page":"52-63","source":"DOI.org (Crossref)","title":"Biological and Physical Interactions on a Tropical Island Coral Reef: Transport and Retention Processes on Moorea, French Polynesia","title-short":"Biological and Physical Interactions on a Tropical Island Coral Reef","volume":"26","author":[{"family":"Leichter","given":"James"},{"family":"Alldredge","given":"Alice"},{"family":"Bernardi","given":"Giacomo"},{"family":"Brooks","given":"Andrew"},{"family":"Carlson","given":"Craig"},{"family":"Carpenter","given":"Robert"},{"family":"Edmunds","given":"Peter"},{"family":"Fewings","given":"Melanie"},{"family":"Hanson","given":"Katharine"},{"family":"Hench","given":"James"},{"family":"Holbrook","given":"Sally"},{"family":"Nelson","given":"Craig"},{"family":"Schmitt","given":"Russell"},{"family":"Toonen","given":"Robert"},{"family":"Washburn","given":"Libe"},{"family":"Wyatt","given":"Alex"}],"issued":{"date-parts":[["2013",9,1]]}}}],"schema":"https://github.com/citation-style-language/schema/raw/master/csl-citation.json"} </w:instrText>
      </w:r>
      <w:r w:rsidR="005F3C48">
        <w:rPr>
          <w:rFonts w:ascii="Calibri" w:hAnsi="Calibri" w:cs="Calibri"/>
          <w:color w:val="000000" w:themeColor="text1"/>
        </w:rPr>
        <w:fldChar w:fldCharType="separate"/>
      </w:r>
      <w:r w:rsidR="005F3C48">
        <w:rPr>
          <w:rFonts w:ascii="Calibri" w:hAnsi="Calibri" w:cs="Calibri"/>
          <w:noProof/>
          <w:color w:val="000000" w:themeColor="text1"/>
        </w:rPr>
        <w:t>(Leichter et al., 2013)</w:t>
      </w:r>
      <w:r w:rsidR="005F3C48">
        <w:rPr>
          <w:rFonts w:ascii="Calibri" w:hAnsi="Calibri" w:cs="Calibri"/>
          <w:color w:val="000000" w:themeColor="text1"/>
        </w:rPr>
        <w:fldChar w:fldCharType="end"/>
      </w:r>
      <w:r w:rsidRPr="00F0557B">
        <w:rPr>
          <w:rFonts w:ascii="Calibri" w:hAnsi="Calibri" w:cs="Calibri"/>
          <w:color w:val="000000" w:themeColor="text1"/>
        </w:rPr>
        <w:t xml:space="preserve">. In this study, we aim to characterize the biogeochemical and bacterial community changes associated with altered benthic ecology. Using benthic cover time series from the LTER program, we identified three ecological phases: a coral-enriched pre-disturbance reef (2006), post-cyclonic crustose coralline algae (CCA)-enriched reef (2011), and a post-marine heatwave algae-enriched reef (2019). We experimentally recreated the 2006, 2011 and 2019 reef assemblages, representing 3 treatments, in </w:t>
      </w:r>
      <w:ins w:id="87" w:author="Craig Nelson" w:date="2026-08-12T17:45:00Z" w16du:dateUtc="2026-08-13T03:45:00Z">
        <w:r w:rsidR="00052D42">
          <w:rPr>
            <w:rFonts w:ascii="Calibri" w:hAnsi="Calibri" w:cs="Calibri"/>
            <w:color w:val="000000" w:themeColor="text1"/>
            <w:lang w:val="en-US"/>
          </w:rPr>
          <w:t xml:space="preserve">flow-through </w:t>
        </w:r>
      </w:ins>
      <w:r w:rsidRPr="00F0557B">
        <w:rPr>
          <w:rFonts w:ascii="Calibri" w:hAnsi="Calibri" w:cs="Calibri"/>
          <w:color w:val="000000" w:themeColor="text1"/>
        </w:rPr>
        <w:t xml:space="preserve">mesocosms using coral fragments, CCA, algae, sand, and coral rubble from the back reef of </w:t>
      </w:r>
      <w:commentRangeStart w:id="88"/>
      <w:r w:rsidRPr="00F0557B">
        <w:rPr>
          <w:rFonts w:ascii="Calibri" w:hAnsi="Calibri" w:cs="Calibri"/>
          <w:color w:val="000000" w:themeColor="text1"/>
        </w:rPr>
        <w:t>Papetō’ai,</w:t>
      </w:r>
      <w:commentRangeEnd w:id="88"/>
      <w:r w:rsidR="00052D42" w:rsidRPr="00F0557B">
        <w:rPr>
          <w:rStyle w:val="Marquedecommentaire"/>
          <w:rFonts w:ascii="Calibri" w:hAnsi="Calibri" w:cs="Calibri"/>
          <w:color w:val="000000" w:themeColor="text1"/>
          <w:sz w:val="24"/>
          <w:szCs w:val="24"/>
        </w:rPr>
        <w:commentReference w:id="88"/>
      </w:r>
      <w:r w:rsidRPr="00F0557B">
        <w:rPr>
          <w:rFonts w:ascii="Calibri" w:hAnsi="Calibri" w:cs="Calibri"/>
          <w:color w:val="000000" w:themeColor="text1"/>
        </w:rPr>
        <w:t xml:space="preserve"> Mo’orea. </w:t>
      </w:r>
    </w:p>
    <w:p w14:paraId="2BD1E401"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89" w:name="_Toc232771514"/>
      <w:bookmarkStart w:id="90" w:name="_Toc234162416"/>
      <w:r w:rsidRPr="00F0557B">
        <w:rPr>
          <w:rFonts w:ascii="Calibri" w:hAnsi="Calibri" w:cs="Calibri"/>
          <w:b/>
          <w:bCs/>
          <w:color w:val="000000" w:themeColor="text1"/>
          <w:sz w:val="24"/>
          <w:szCs w:val="24"/>
        </w:rPr>
        <w:t>Benthic Organism Collection for Mesocosm Communities</w:t>
      </w:r>
      <w:bookmarkEnd w:id="89"/>
      <w:bookmarkEnd w:id="90"/>
    </w:p>
    <w:p w14:paraId="595A9219" w14:textId="1783A12B" w:rsidR="007170D8" w:rsidRPr="00F0557B" w:rsidRDefault="001E71FC" w:rsidP="005125EE">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Benthic organisms, especially corals, crustose coralline algae and macroalgae Turbinaria ornata were collected under permit # </w:t>
      </w:r>
      <w:commentRangeStart w:id="91"/>
      <w:r w:rsidRPr="005F3C48">
        <w:rPr>
          <w:rFonts w:ascii="Calibri" w:hAnsi="Calibri" w:cs="Calibri"/>
          <w:b/>
          <w:bCs/>
          <w:color w:val="000000" w:themeColor="text1"/>
          <w:highlight w:val="yellow"/>
        </w:rPr>
        <w:t>XXXXX</w:t>
      </w:r>
      <w:r w:rsidRPr="00F0557B">
        <w:rPr>
          <w:rFonts w:ascii="Calibri" w:hAnsi="Calibri" w:cs="Calibri"/>
          <w:color w:val="000000" w:themeColor="text1"/>
        </w:rPr>
        <w:t xml:space="preserve"> </w:t>
      </w:r>
      <w:commentRangeEnd w:id="91"/>
      <w:r w:rsidR="005F3C48" w:rsidRPr="00F0557B">
        <w:rPr>
          <w:rStyle w:val="Marquedecommentaire"/>
          <w:rFonts w:ascii="Calibri" w:hAnsi="Calibri" w:cs="Calibri"/>
          <w:color w:val="000000" w:themeColor="text1"/>
          <w:sz w:val="24"/>
          <w:szCs w:val="24"/>
        </w:rPr>
        <w:commentReference w:id="91"/>
      </w:r>
      <w:r w:rsidRPr="00F0557B">
        <w:rPr>
          <w:rFonts w:ascii="Calibri" w:hAnsi="Calibri" w:cs="Calibri"/>
          <w:color w:val="000000" w:themeColor="text1"/>
        </w:rPr>
        <w:t xml:space="preserve">in the back reef of the North shore of Mo’orea, in the Papetō’ai district (17°29’09.0”S, 149°52’42.6”W). </w:t>
      </w:r>
      <w:r w:rsidRPr="005F3C48">
        <w:rPr>
          <w:rFonts w:ascii="Calibri" w:hAnsi="Calibri" w:cs="Calibri"/>
          <w:i/>
          <w:iCs/>
          <w:color w:val="000000" w:themeColor="text1"/>
        </w:rPr>
        <w:t>Porites rus</w:t>
      </w:r>
      <w:r w:rsidRPr="00F0557B">
        <w:rPr>
          <w:rFonts w:ascii="Calibri" w:hAnsi="Calibri" w:cs="Calibri"/>
          <w:color w:val="000000" w:themeColor="text1"/>
        </w:rPr>
        <w:t xml:space="preserve"> coral fragments, </w:t>
      </w:r>
      <w:r w:rsidRPr="005F3C48">
        <w:rPr>
          <w:rFonts w:ascii="Calibri" w:hAnsi="Calibri" w:cs="Calibri"/>
          <w:i/>
          <w:iCs/>
          <w:color w:val="000000" w:themeColor="text1"/>
        </w:rPr>
        <w:t>Turbinaria ornata</w:t>
      </w:r>
      <w:r w:rsidRPr="00F0557B">
        <w:rPr>
          <w:rFonts w:ascii="Calibri" w:hAnsi="Calibri" w:cs="Calibri"/>
          <w:color w:val="000000" w:themeColor="text1"/>
        </w:rPr>
        <w:t>, crustose coralline algae (CCA) (</w:t>
      </w:r>
      <w:r w:rsidRPr="005F3C48">
        <w:rPr>
          <w:rFonts w:ascii="Calibri" w:hAnsi="Calibri" w:cs="Calibri"/>
          <w:i/>
          <w:iCs/>
          <w:color w:val="000000" w:themeColor="text1"/>
        </w:rPr>
        <w:t>Porolithon onkodes</w:t>
      </w:r>
      <w:r w:rsidRPr="00F0557B">
        <w:rPr>
          <w:rFonts w:ascii="Calibri" w:hAnsi="Calibri" w:cs="Calibri"/>
          <w:color w:val="000000" w:themeColor="text1"/>
        </w:rPr>
        <w:t xml:space="preserve"> and </w:t>
      </w:r>
      <w:r w:rsidRPr="005F3C48">
        <w:rPr>
          <w:rFonts w:ascii="Calibri" w:hAnsi="Calibri" w:cs="Calibri"/>
          <w:i/>
          <w:iCs/>
          <w:color w:val="000000" w:themeColor="text1"/>
        </w:rPr>
        <w:t>Hydrolithon sp.</w:t>
      </w:r>
      <w:r w:rsidRPr="00F0557B">
        <w:rPr>
          <w:rFonts w:ascii="Calibri" w:hAnsi="Calibri" w:cs="Calibri"/>
          <w:color w:val="000000" w:themeColor="text1"/>
        </w:rPr>
        <w:t xml:space="preserve">), coral rubble, and sand were collected on snorkel at 3 m depth. </w:t>
      </w:r>
      <w:r w:rsidRPr="005F3C48">
        <w:rPr>
          <w:rFonts w:ascii="Calibri" w:hAnsi="Calibri" w:cs="Calibri"/>
          <w:i/>
          <w:iCs/>
          <w:color w:val="000000" w:themeColor="text1"/>
        </w:rPr>
        <w:t>P. rus</w:t>
      </w:r>
      <w:r w:rsidRPr="00F0557B">
        <w:rPr>
          <w:rFonts w:ascii="Calibri" w:hAnsi="Calibri" w:cs="Calibri"/>
          <w:color w:val="000000" w:themeColor="text1"/>
        </w:rPr>
        <w:t xml:space="preserve"> colonies (~15 cm in diameter, n = 24), </w:t>
      </w:r>
      <w:r w:rsidRPr="005F3C48">
        <w:rPr>
          <w:rFonts w:ascii="Calibri" w:hAnsi="Calibri" w:cs="Calibri"/>
          <w:i/>
          <w:iCs/>
          <w:color w:val="000000" w:themeColor="text1"/>
        </w:rPr>
        <w:t>Porolithon onkodes</w:t>
      </w:r>
      <w:r w:rsidRPr="00F0557B">
        <w:rPr>
          <w:rFonts w:ascii="Calibri" w:hAnsi="Calibri" w:cs="Calibri"/>
          <w:color w:val="000000" w:themeColor="text1"/>
        </w:rPr>
        <w:t xml:space="preserve"> and </w:t>
      </w:r>
      <w:r w:rsidRPr="005F3C48">
        <w:rPr>
          <w:rFonts w:ascii="Calibri" w:hAnsi="Calibri" w:cs="Calibri"/>
          <w:i/>
          <w:iCs/>
          <w:color w:val="000000" w:themeColor="text1"/>
        </w:rPr>
        <w:t>Hydrolithon sp.</w:t>
      </w:r>
      <w:r w:rsidRPr="00F0557B">
        <w:rPr>
          <w:rFonts w:ascii="Calibri" w:hAnsi="Calibri" w:cs="Calibri"/>
          <w:color w:val="000000" w:themeColor="text1"/>
        </w:rPr>
        <w:t xml:space="preserve"> were collected using a hammer and chisel. Whole </w:t>
      </w:r>
      <w:r w:rsidRPr="005F3C48">
        <w:rPr>
          <w:rFonts w:ascii="Calibri" w:hAnsi="Calibri" w:cs="Calibri"/>
          <w:i/>
          <w:iCs/>
          <w:color w:val="000000" w:themeColor="text1"/>
        </w:rPr>
        <w:t>T. ornata</w:t>
      </w:r>
      <w:r w:rsidRPr="00F0557B">
        <w:rPr>
          <w:rFonts w:ascii="Calibri" w:hAnsi="Calibri" w:cs="Calibri"/>
          <w:color w:val="000000" w:themeColor="text1"/>
        </w:rPr>
        <w:t xml:space="preserve"> (~20 cm tall) was collected by hand at the substrate level (n= 52). Additionally, sand was collected using a hand trowel and bucket from the top 5 cm oxic layer of sediments. Samples were brought back in coolers to the Gump South Pacific Research station, located in Piha’ena, Mo’orea. The Gump Station is a</w:t>
      </w:r>
      <w:del w:id="92" w:author="Craig Nelson" w:date="2026-08-12T17:47:00Z" w16du:dateUtc="2026-08-13T03:47:00Z">
        <w:r w:rsidRPr="00F0557B" w:rsidDel="00052D42">
          <w:rPr>
            <w:rFonts w:ascii="Calibri" w:hAnsi="Calibri" w:cs="Calibri"/>
            <w:color w:val="000000" w:themeColor="text1"/>
          </w:rPr>
          <w:delText>n American</w:delText>
        </w:r>
      </w:del>
      <w:ins w:id="93" w:author="Craig Nelson" w:date="2026-08-12T17:47:00Z" w16du:dateUtc="2026-08-13T03:47:00Z">
        <w:r w:rsidR="00052D42">
          <w:rPr>
            <w:rFonts w:ascii="Calibri" w:hAnsi="Calibri" w:cs="Calibri"/>
            <w:color w:val="000000" w:themeColor="text1"/>
            <w:lang w:val="en-US"/>
          </w:rPr>
          <w:t xml:space="preserve"> University of California</w:t>
        </w:r>
      </w:ins>
      <w:r w:rsidRPr="00F0557B">
        <w:rPr>
          <w:rFonts w:ascii="Calibri" w:hAnsi="Calibri" w:cs="Calibri"/>
          <w:color w:val="000000" w:themeColor="text1"/>
        </w:rPr>
        <w:t xml:space="preserve"> research station supported by the Long-Term Ecological Research (LTER) program</w:t>
      </w:r>
      <w:ins w:id="94" w:author="Craig Nelson" w:date="2026-08-12T17:47:00Z" w16du:dateUtc="2026-08-13T03:47:00Z">
        <w:r w:rsidR="00052D42">
          <w:rPr>
            <w:rFonts w:ascii="Calibri" w:hAnsi="Calibri" w:cs="Calibri"/>
            <w:color w:val="000000" w:themeColor="text1"/>
            <w:lang w:val="en-US"/>
          </w:rPr>
          <w:t xml:space="preserve"> </w:t>
        </w:r>
      </w:ins>
      <w:del w:id="95" w:author="Craig Nelson" w:date="2026-08-12T17:47:00Z" w16du:dateUtc="2026-08-13T03:47:00Z">
        <w:r w:rsidRPr="00F0557B" w:rsidDel="00052D42">
          <w:rPr>
            <w:rFonts w:ascii="Calibri" w:hAnsi="Calibri" w:cs="Calibri"/>
            <w:color w:val="000000" w:themeColor="text1"/>
          </w:rPr>
          <w:delText xml:space="preserve">, managed by the University of California, </w:delText>
        </w:r>
      </w:del>
      <w:r w:rsidRPr="00F0557B">
        <w:rPr>
          <w:rFonts w:ascii="Calibri" w:hAnsi="Calibri" w:cs="Calibri"/>
          <w:color w:val="000000" w:themeColor="text1"/>
        </w:rPr>
        <w:t xml:space="preserve">which provides the necessary facilities </w:t>
      </w:r>
      <w:ins w:id="96" w:author="Craig Nelson" w:date="2026-08-12T17:48:00Z" w16du:dateUtc="2026-08-13T03:48:00Z">
        <w:r w:rsidR="00052D42">
          <w:rPr>
            <w:rFonts w:ascii="Calibri" w:hAnsi="Calibri" w:cs="Calibri"/>
            <w:color w:val="000000" w:themeColor="text1"/>
            <w:lang w:val="en-US"/>
          </w:rPr>
          <w:t xml:space="preserve">for US researchers </w:t>
        </w:r>
      </w:ins>
      <w:r w:rsidRPr="00F0557B">
        <w:rPr>
          <w:rFonts w:ascii="Calibri" w:hAnsi="Calibri" w:cs="Calibri"/>
          <w:color w:val="000000" w:themeColor="text1"/>
        </w:rPr>
        <w:t xml:space="preserve">to conduct </w:t>
      </w:r>
      <w:del w:id="97" w:author="Craig Nelson" w:date="2026-08-12T17:48:00Z" w16du:dateUtc="2026-08-13T03:48:00Z">
        <w:r w:rsidRPr="00F0557B" w:rsidDel="00052D42">
          <w:rPr>
            <w:rFonts w:ascii="Calibri" w:hAnsi="Calibri" w:cs="Calibri"/>
            <w:color w:val="000000" w:themeColor="text1"/>
          </w:rPr>
          <w:delText xml:space="preserve">research </w:delText>
        </w:r>
      </w:del>
      <w:ins w:id="98" w:author="Craig Nelson" w:date="2026-08-12T17:48:00Z" w16du:dateUtc="2026-08-13T03:48:00Z">
        <w:r w:rsidR="00052D42">
          <w:rPr>
            <w:rFonts w:ascii="Calibri" w:hAnsi="Calibri" w:cs="Calibri"/>
            <w:color w:val="000000" w:themeColor="text1"/>
            <w:lang w:val="en-US"/>
          </w:rPr>
          <w:t>studies</w:t>
        </w:r>
        <w:r w:rsidR="00052D42" w:rsidRPr="00F0557B">
          <w:rPr>
            <w:rFonts w:ascii="Calibri" w:hAnsi="Calibri" w:cs="Calibri"/>
            <w:color w:val="000000" w:themeColor="text1"/>
          </w:rPr>
          <w:t xml:space="preserve"> </w:t>
        </w:r>
      </w:ins>
      <w:r w:rsidRPr="00F0557B">
        <w:rPr>
          <w:rFonts w:ascii="Calibri" w:hAnsi="Calibri" w:cs="Calibri"/>
          <w:color w:val="000000" w:themeColor="text1"/>
        </w:rPr>
        <w:t>in French Polynesia.</w:t>
      </w:r>
    </w:p>
    <w:p w14:paraId="419BA054" w14:textId="6BB303F2" w:rsidR="001E71FC" w:rsidRPr="00F0557B" w:rsidRDefault="001E71FC" w:rsidP="00934F70">
      <w:pPr>
        <w:pStyle w:val="Titre2"/>
        <w:spacing w:line="360" w:lineRule="auto"/>
        <w:rPr>
          <w:rFonts w:ascii="Calibri" w:hAnsi="Calibri" w:cs="Calibri"/>
          <w:b/>
          <w:bCs/>
          <w:color w:val="000000" w:themeColor="text1"/>
          <w:sz w:val="24"/>
          <w:szCs w:val="24"/>
        </w:rPr>
      </w:pPr>
      <w:bookmarkStart w:id="99" w:name="_Toc232771515"/>
      <w:bookmarkStart w:id="100" w:name="_Toc234162417"/>
      <w:r w:rsidRPr="00F0557B">
        <w:rPr>
          <w:rFonts w:ascii="Calibri" w:hAnsi="Calibri" w:cs="Calibri"/>
          <w:b/>
          <w:bCs/>
          <w:color w:val="000000" w:themeColor="text1"/>
          <w:sz w:val="24"/>
          <w:szCs w:val="24"/>
        </w:rPr>
        <w:lastRenderedPageBreak/>
        <w:t>Mesocosm Experiment Set Up</w:t>
      </w:r>
      <w:bookmarkEnd w:id="99"/>
      <w:bookmarkEnd w:id="100"/>
    </w:p>
    <w:p w14:paraId="5E59FE93" w14:textId="7D7D8325" w:rsidR="00794641" w:rsidRPr="00942223" w:rsidRDefault="001E71FC" w:rsidP="00942223">
      <w:pPr>
        <w:spacing w:line="360" w:lineRule="auto"/>
        <w:ind w:firstLine="360"/>
        <w:rPr>
          <w:rFonts w:ascii="Calibri" w:hAnsi="Calibri" w:cs="Calibri"/>
          <w:i/>
          <w:iCs/>
          <w:color w:val="000000" w:themeColor="text1"/>
        </w:rPr>
      </w:pPr>
      <w:r w:rsidRPr="00F0557B">
        <w:rPr>
          <w:rFonts w:ascii="Calibri" w:hAnsi="Calibri" w:cs="Calibri"/>
          <w:color w:val="000000" w:themeColor="text1"/>
        </w:rPr>
        <w:t xml:space="preserve">Mesocosms comprised </w:t>
      </w:r>
      <w:del w:id="101" w:author="Craig Nelson" w:date="2026-08-12T17:48:00Z" w16du:dateUtc="2026-08-13T03:48:00Z">
        <w:r w:rsidRPr="00F0557B" w:rsidDel="00052D42">
          <w:rPr>
            <w:rFonts w:ascii="Calibri" w:hAnsi="Calibri" w:cs="Calibri"/>
            <w:color w:val="000000" w:themeColor="text1"/>
          </w:rPr>
          <w:delText xml:space="preserve">of </w:delText>
        </w:r>
      </w:del>
      <w:r w:rsidRPr="00F0557B">
        <w:rPr>
          <w:rFonts w:ascii="Calibri" w:hAnsi="Calibri" w:cs="Calibri"/>
          <w:color w:val="000000" w:themeColor="text1"/>
        </w:rPr>
        <w:t xml:space="preserve">11.4-liter clear polycarbonate aquaria (27.62 cm x 27.62 cm x 20.32 cm) that were previously leached in </w:t>
      </w:r>
      <w:del w:id="102" w:author="Craig Nelson" w:date="2026-08-12T17:48:00Z" w16du:dateUtc="2026-08-13T03:48:00Z">
        <w:r w:rsidRPr="00F0557B" w:rsidDel="00052D42">
          <w:rPr>
            <w:rFonts w:ascii="Calibri" w:hAnsi="Calibri" w:cs="Calibri"/>
            <w:color w:val="000000" w:themeColor="text1"/>
          </w:rPr>
          <w:delText>DI-</w:delText>
        </w:r>
      </w:del>
      <w:ins w:id="103" w:author="Craig Nelson" w:date="2026-08-12T17:48:00Z" w16du:dateUtc="2026-08-13T03:48:00Z">
        <w:r w:rsidR="00052D42">
          <w:rPr>
            <w:rFonts w:ascii="Calibri" w:hAnsi="Calibri" w:cs="Calibri"/>
            <w:color w:val="000000" w:themeColor="text1"/>
            <w:lang w:val="en-US"/>
          </w:rPr>
          <w:t xml:space="preserve">deionized </w:t>
        </w:r>
      </w:ins>
      <w:r w:rsidRPr="00F0557B">
        <w:rPr>
          <w:rFonts w:ascii="Calibri" w:hAnsi="Calibri" w:cs="Calibri"/>
          <w:color w:val="000000" w:themeColor="text1"/>
        </w:rPr>
        <w:t>water for 24h. Two holes were drilled into the side of the aquaria, about 13 cm apart, fitted with PVC pipes and nozzles that were fixed with PVC cement. PVC valves on each water outlet allowed measurement and control over the flow rate of the out</w:t>
      </w:r>
      <w:del w:id="104" w:author="Craig Nelson" w:date="2026-08-12T17:49:00Z" w16du:dateUtc="2026-08-13T03:49:00Z">
        <w:r w:rsidRPr="00F0557B" w:rsidDel="00052D42">
          <w:rPr>
            <w:rFonts w:ascii="Calibri" w:hAnsi="Calibri" w:cs="Calibri"/>
            <w:color w:val="000000" w:themeColor="text1"/>
          </w:rPr>
          <w:delText>-</w:delText>
        </w:r>
      </w:del>
      <w:r w:rsidRPr="00F0557B">
        <w:rPr>
          <w:rFonts w:ascii="Calibri" w:hAnsi="Calibri" w:cs="Calibri"/>
          <w:color w:val="000000" w:themeColor="text1"/>
        </w:rPr>
        <w:t xml:space="preserve">going water. </w:t>
      </w:r>
      <w:commentRangeStart w:id="105"/>
      <w:r w:rsidRPr="00F0557B">
        <w:rPr>
          <w:rFonts w:ascii="Calibri" w:hAnsi="Calibri" w:cs="Calibri"/>
          <w:color w:val="000000" w:themeColor="text1"/>
        </w:rPr>
        <w:t>Water flow rate was adjusted every five days by measuring the volume of water flowing out of the tank for a minute</w:t>
      </w:r>
      <w:commentRangeEnd w:id="105"/>
      <w:r w:rsidR="00052D42" w:rsidRPr="00F0557B">
        <w:rPr>
          <w:rStyle w:val="Marquedecommentaire"/>
          <w:rFonts w:ascii="Calibri" w:hAnsi="Calibri" w:cs="Calibri"/>
          <w:color w:val="000000" w:themeColor="text1"/>
          <w:sz w:val="24"/>
          <w:szCs w:val="24"/>
        </w:rPr>
        <w:commentReference w:id="105"/>
      </w:r>
      <w:r w:rsidRPr="00F0557B">
        <w:rPr>
          <w:rFonts w:ascii="Calibri" w:hAnsi="Calibri" w:cs="Calibri"/>
          <w:color w:val="000000" w:themeColor="text1"/>
        </w:rPr>
        <w:t xml:space="preserve">. Average outgoing flow rates of the aquaria were 5.86 ± 6.00 mL.s-1 for a mean aquarium residence time of </w:t>
      </w:r>
      <w:commentRangeStart w:id="106"/>
      <w:r w:rsidRPr="005F3C48">
        <w:rPr>
          <w:rFonts w:ascii="Calibri" w:hAnsi="Calibri" w:cs="Calibri"/>
          <w:b/>
          <w:bCs/>
          <w:color w:val="000000" w:themeColor="text1"/>
        </w:rPr>
        <w:t>XX</w:t>
      </w:r>
      <w:commentRangeEnd w:id="106"/>
      <w:r w:rsidR="005F3C48" w:rsidRPr="00F0557B">
        <w:rPr>
          <w:rStyle w:val="Marquedecommentaire"/>
          <w:rFonts w:ascii="Calibri" w:hAnsi="Calibri" w:cs="Calibri"/>
          <w:color w:val="000000" w:themeColor="text1"/>
          <w:sz w:val="24"/>
          <w:szCs w:val="24"/>
        </w:rPr>
        <w:commentReference w:id="106"/>
      </w:r>
      <w:r w:rsidRPr="00F0557B">
        <w:rPr>
          <w:rFonts w:ascii="Calibri" w:hAnsi="Calibri" w:cs="Calibri"/>
          <w:color w:val="000000" w:themeColor="text1"/>
        </w:rPr>
        <w:t xml:space="preserve">. Aquaria were placed in flow through water tables equipped with overhead pipes to supply seawater from Paopao Bay (Cook’s Bay). </w:t>
      </w:r>
      <w:commentRangeStart w:id="107"/>
      <w:r w:rsidRPr="00F0557B">
        <w:rPr>
          <w:rFonts w:ascii="Calibri" w:hAnsi="Calibri" w:cs="Calibri"/>
          <w:color w:val="000000" w:themeColor="text1"/>
        </w:rPr>
        <w:t>Mesocosms aimed to recreate benthic cover of the reefs of Moorea based on 2006, 2011 and 2019 LTER data.</w:t>
      </w:r>
      <w:r w:rsidR="00942223">
        <w:rPr>
          <w:rFonts w:ascii="Calibri" w:hAnsi="Calibri" w:cs="Calibri"/>
          <w:color w:val="000000" w:themeColor="text1"/>
        </w:rPr>
        <w:t xml:space="preserve"> </w:t>
      </w:r>
      <w:commentRangeEnd w:id="107"/>
      <w:r w:rsidR="00052D42" w:rsidRPr="00942223">
        <w:rPr>
          <w:rStyle w:val="Marquedecommentaire"/>
          <w:rFonts w:ascii="Calibri" w:hAnsi="Calibri" w:cs="Calibri"/>
          <w:i/>
          <w:iCs/>
          <w:color w:val="000000" w:themeColor="text1"/>
          <w:sz w:val="24"/>
          <w:szCs w:val="24"/>
        </w:rPr>
        <w:commentReference w:id="107"/>
      </w:r>
      <w:r w:rsidR="00942223" w:rsidRPr="00942223">
        <w:rPr>
          <w:rFonts w:ascii="Calibri" w:hAnsi="Calibri" w:cs="Calibri"/>
          <w:i/>
          <w:iCs/>
          <w:color w:val="000000" w:themeColor="text1"/>
        </w:rPr>
        <w:t xml:space="preserve">The 2-dimensional planar benthic cover of the mesocosms was manipulated to replicate the percent cover recorded in the LTER time series fromt the years 2006, 2011, and 2019. </w:t>
      </w:r>
      <w:r w:rsidR="00942223" w:rsidRPr="00942223">
        <w:rPr>
          <w:rFonts w:ascii="Calibri" w:hAnsi="Calibri" w:cs="Calibri"/>
          <w:color w:val="000000" w:themeColor="text1"/>
        </w:rPr>
        <w:t xml:space="preserve">Coral-enriched aquaria represented a pre-disturbance state (44% coral, 34% rubble, 18% sand, 2% CCA, 2%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xml:space="preserve">). CCA-enriched tanks represented reefs post-Acanthaster planci outbreak and post-cyclonic disturbance (15% coral, 34% rubble, 25% sand, 25% CCA, 1%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xml:space="preserve">). Algae-enriched aquaria represented contemporary conditions (5% coral, 55% rubble, 20% sand, 0% CCA, 20% </w:t>
      </w:r>
      <w:r w:rsidR="00942223" w:rsidRPr="00942223">
        <w:rPr>
          <w:rFonts w:ascii="Calibri" w:hAnsi="Calibri" w:cs="Calibri"/>
          <w:i/>
          <w:iCs/>
          <w:color w:val="000000" w:themeColor="text1"/>
        </w:rPr>
        <w:t>Turbinaria</w:t>
      </w:r>
      <w:r w:rsidR="00942223" w:rsidRPr="00942223">
        <w:rPr>
          <w:rFonts w:ascii="Calibri" w:hAnsi="Calibri" w:cs="Calibri"/>
          <w:color w:val="000000" w:themeColor="text1"/>
        </w:rPr>
        <w:t>) (</w:t>
      </w:r>
      <w:r w:rsidR="00942223" w:rsidRPr="00942223">
        <w:rPr>
          <w:rFonts w:ascii="Calibri" w:hAnsi="Calibri" w:cs="Calibri"/>
          <w:color w:val="000000" w:themeColor="text1"/>
        </w:rPr>
        <w:fldChar w:fldCharType="begin"/>
      </w:r>
      <w:r w:rsidR="00942223" w:rsidRPr="00942223">
        <w:rPr>
          <w:rFonts w:ascii="Calibri" w:hAnsi="Calibri" w:cs="Calibri"/>
          <w:color w:val="000000" w:themeColor="text1"/>
        </w:rPr>
        <w:instrText xml:space="preserve"> REF _Ref232772943 \h </w:instrText>
      </w:r>
      <w:r w:rsidR="00942223">
        <w:rPr>
          <w:rFonts w:ascii="Calibri" w:hAnsi="Calibri" w:cs="Calibri"/>
          <w:color w:val="000000" w:themeColor="text1"/>
        </w:rPr>
        <w:instrText xml:space="preserve"> \* MERGEFORMAT </w:instrText>
      </w:r>
      <w:r w:rsidR="00942223" w:rsidRPr="00942223">
        <w:rPr>
          <w:rFonts w:ascii="Calibri" w:hAnsi="Calibri" w:cs="Calibri"/>
          <w:color w:val="000000" w:themeColor="text1"/>
        </w:rPr>
      </w:r>
      <w:r w:rsidR="00942223" w:rsidRPr="00942223">
        <w:rPr>
          <w:rFonts w:ascii="Calibri" w:hAnsi="Calibri" w:cs="Calibri"/>
          <w:color w:val="000000" w:themeColor="text1"/>
        </w:rPr>
        <w:fldChar w:fldCharType="separate"/>
      </w:r>
      <w:r w:rsidR="00942223" w:rsidRPr="00942223">
        <w:rPr>
          <w:i/>
          <w:iCs/>
        </w:rPr>
        <w:t xml:space="preserve">Figure </w:t>
      </w:r>
      <w:r w:rsidR="00942223" w:rsidRPr="00942223">
        <w:rPr>
          <w:i/>
          <w:iCs/>
          <w:noProof/>
        </w:rPr>
        <w:t>1</w:t>
      </w:r>
      <w:r w:rsidR="00942223" w:rsidRPr="00942223">
        <w:rPr>
          <w:rFonts w:ascii="Calibri" w:hAnsi="Calibri" w:cs="Calibri"/>
          <w:color w:val="000000" w:themeColor="text1"/>
        </w:rPr>
        <w:fldChar w:fldCharType="end"/>
      </w:r>
      <w:r w:rsidR="00942223" w:rsidRPr="00942223">
        <w:rPr>
          <w:rFonts w:ascii="Calibri" w:hAnsi="Calibri" w:cs="Calibri"/>
          <w:color w:val="000000" w:themeColor="text1"/>
        </w:rPr>
        <w:t xml:space="preserve">). </w:t>
      </w:r>
      <w:r w:rsidR="00942223" w:rsidRPr="00942223">
        <w:rPr>
          <w:rFonts w:ascii="Calibri" w:hAnsi="Calibri" w:cs="Calibri"/>
          <w:i/>
          <w:iCs/>
          <w:color w:val="000000" w:themeColor="text1"/>
        </w:rPr>
        <w:t>In addition to our three benthic cover treatments, a seawater-only mesocosm was used as a control to distinguish natural seawater chemistry shifts from those caused by benthic assemblages. Sixteen independent mesocosms were randomly assigned to each of the 4 treatments among two flow-through seawater tables, each connected to an overhead supply line that provided seawater to individual mesocosms through separate tubing. Flow-through tables were located in a partially shaded mesocosm facility at the UC. Berkeley Gump Research Station</w:t>
      </w:r>
      <w:r w:rsidR="00942223">
        <w:rPr>
          <w:rFonts w:ascii="Calibri" w:hAnsi="Calibri" w:cs="Calibri"/>
          <w:i/>
          <w:iCs/>
          <w:color w:val="000000" w:themeColor="text1"/>
        </w:rPr>
        <w:t xml:space="preserve">. </w:t>
      </w:r>
      <w:r w:rsidRPr="00F0557B">
        <w:rPr>
          <w:rFonts w:ascii="Calibri" w:hAnsi="Calibri" w:cs="Calibri"/>
          <w:color w:val="000000" w:themeColor="text1"/>
        </w:rPr>
        <w:t>Circulation pumps (600 L/H) were placed in each aquarium to ensure water circulation and avoid deoxygenation.</w:t>
      </w:r>
    </w:p>
    <w:p w14:paraId="02A393BD" w14:textId="77777777" w:rsidR="005125EE" w:rsidRDefault="005125EE" w:rsidP="005F3C48">
      <w:pPr>
        <w:spacing w:line="360" w:lineRule="auto"/>
        <w:ind w:firstLine="360"/>
        <w:rPr>
          <w:rFonts w:ascii="Calibri" w:hAnsi="Calibri" w:cs="Calibri"/>
          <w:color w:val="000000" w:themeColor="text1"/>
        </w:rPr>
      </w:pPr>
    </w:p>
    <w:p w14:paraId="4536E2F6" w14:textId="77777777" w:rsidR="005125EE" w:rsidRPr="00F0557B" w:rsidRDefault="005125EE" w:rsidP="005F3C48">
      <w:pPr>
        <w:spacing w:line="360" w:lineRule="auto"/>
        <w:ind w:firstLine="360"/>
        <w:rPr>
          <w:rFonts w:ascii="Calibri" w:hAnsi="Calibri" w:cs="Calibri"/>
          <w:color w:val="000000" w:themeColor="text1"/>
        </w:rPr>
      </w:pPr>
    </w:p>
    <w:p w14:paraId="334773F6" w14:textId="2A565EEE" w:rsidR="00934F70" w:rsidRPr="00F0557B" w:rsidRDefault="00794641" w:rsidP="00934F70">
      <w:pPr>
        <w:spacing w:line="360" w:lineRule="auto"/>
        <w:rPr>
          <w:rFonts w:ascii="Calibri" w:hAnsi="Calibri" w:cs="Calibri"/>
          <w:color w:val="000000" w:themeColor="text1"/>
        </w:rPr>
      </w:pPr>
      <w:r w:rsidRPr="00F0557B">
        <w:rPr>
          <w:rFonts w:ascii="Calibri" w:hAnsi="Calibri" w:cs="Calibri"/>
          <w:noProof/>
        </w:rPr>
        <w:lastRenderedPageBreak/>
        <mc:AlternateContent>
          <mc:Choice Requires="wps">
            <w:drawing>
              <wp:anchor distT="0" distB="0" distL="114300" distR="114300" simplePos="0" relativeHeight="251661312" behindDoc="0" locked="0" layoutInCell="1" allowOverlap="1" wp14:anchorId="0AA57CF8" wp14:editId="117F6662">
                <wp:simplePos x="0" y="0"/>
                <wp:positionH relativeFrom="column">
                  <wp:posOffset>762635</wp:posOffset>
                </wp:positionH>
                <wp:positionV relativeFrom="paragraph">
                  <wp:posOffset>5105503</wp:posOffset>
                </wp:positionV>
                <wp:extent cx="4390390" cy="635"/>
                <wp:effectExtent l="0" t="0" r="3810" b="12065"/>
                <wp:wrapTopAndBottom/>
                <wp:docPr id="649720960" name="Zone de texte 1"/>
                <wp:cNvGraphicFramePr/>
                <a:graphic xmlns:a="http://schemas.openxmlformats.org/drawingml/2006/main">
                  <a:graphicData uri="http://schemas.microsoft.com/office/word/2010/wordprocessingShape">
                    <wps:wsp>
                      <wps:cNvSpPr txBox="1"/>
                      <wps:spPr>
                        <a:xfrm>
                          <a:off x="0" y="0"/>
                          <a:ext cx="4390390" cy="635"/>
                        </a:xfrm>
                        <a:prstGeom prst="rect">
                          <a:avLst/>
                        </a:prstGeom>
                        <a:solidFill>
                          <a:prstClr val="white"/>
                        </a:solidFill>
                        <a:ln>
                          <a:noFill/>
                        </a:ln>
                      </wps:spPr>
                      <wps:txbx>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108" w:name="_Ref232772943"/>
                            <w:bookmarkStart w:id="109"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108"/>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109"/>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A57CF8" id="_x0000_t202" coordsize="21600,21600" o:spt="202" path="m,l,21600r21600,l21600,xe">
                <v:stroke joinstyle="miter"/>
                <v:path gradientshapeok="t" o:connecttype="rect"/>
              </v:shapetype>
              <v:shape id="Zone de texte 1" o:spid="_x0000_s1026" type="#_x0000_t202" style="position:absolute;margin-left:60.05pt;margin-top:402pt;width:345.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" stroked="f">
                <v:textbox style="mso-fit-shape-to-text:t" inset="0,0,0,0">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35" w:name="_Ref232772943"/>
                      <w:bookmarkStart w:id="36"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35"/>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36"/>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v:textbox>
                <w10:wrap type="topAndBottom"/>
              </v:shape>
            </w:pict>
          </mc:Fallback>
        </mc:AlternateContent>
      </w:r>
      <w:r w:rsidRPr="00F0557B">
        <w:rPr>
          <w:rFonts w:ascii="Calibri" w:hAnsi="Calibri" w:cs="Calibri"/>
          <w:noProof/>
          <w:color w:val="000000" w:themeColor="text1"/>
        </w:rPr>
        <mc:AlternateContent>
          <mc:Choice Requires="wpg">
            <w:drawing>
              <wp:anchor distT="0" distB="0" distL="114300" distR="114300" simplePos="0" relativeHeight="251659264" behindDoc="0" locked="0" layoutInCell="1" allowOverlap="1" wp14:anchorId="1314FB21" wp14:editId="796FF9B3">
                <wp:simplePos x="0" y="0"/>
                <wp:positionH relativeFrom="column">
                  <wp:posOffset>765810</wp:posOffset>
                </wp:positionH>
                <wp:positionV relativeFrom="paragraph">
                  <wp:posOffset>194494</wp:posOffset>
                </wp:positionV>
                <wp:extent cx="4390973" cy="4810657"/>
                <wp:effectExtent l="0" t="0" r="3810" b="3175"/>
                <wp:wrapTopAndBottom/>
                <wp:docPr id="59905675" name="Groupe 3"/>
                <wp:cNvGraphicFramePr/>
                <a:graphic xmlns:a="http://schemas.openxmlformats.org/drawingml/2006/main">
                  <a:graphicData uri="http://schemas.microsoft.com/office/word/2010/wordprocessingGroup">
                    <wpg:wgp>
                      <wpg:cNvGrpSpPr/>
                      <wpg:grpSpPr>
                        <a:xfrm>
                          <a:off x="0" y="0"/>
                          <a:ext cx="4390973" cy="4810657"/>
                          <a:chOff x="0" y="0"/>
                          <a:chExt cx="4390973" cy="4810657"/>
                        </a:xfrm>
                      </wpg:grpSpPr>
                      <pic:pic xmlns:pic="http://schemas.openxmlformats.org/drawingml/2006/picture">
                        <pic:nvPicPr>
                          <pic:cNvPr id="1548402469" name="Imag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7850" cy="1888490"/>
                          </a:xfrm>
                          <a:prstGeom prst="rect">
                            <a:avLst/>
                          </a:prstGeom>
                        </pic:spPr>
                      </pic:pic>
                      <pic:pic xmlns:pic="http://schemas.openxmlformats.org/drawingml/2006/picture">
                        <pic:nvPicPr>
                          <pic:cNvPr id="333817280" name="Imag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4713" y="1878227"/>
                            <a:ext cx="4366260" cy="2932430"/>
                          </a:xfrm>
                          <a:prstGeom prst="rect">
                            <a:avLst/>
                          </a:prstGeom>
                        </pic:spPr>
                      </pic:pic>
                    </wpg:wgp>
                  </a:graphicData>
                </a:graphic>
              </wp:anchor>
            </w:drawing>
          </mc:Choice>
          <mc:Fallback>
            <w:pict>
              <v:group w14:anchorId="051504BD" id="Groupe 3" o:spid="_x0000_s1026" style="position:absolute;margin-left:60.3pt;margin-top:15.3pt;width:345.75pt;height:378.8pt;z-index:251659264" coordsize="43909,48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43878;height:188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">
                  <v:imagedata r:id="rId16" o:title=""/>
                </v:shape>
                <v:shape id="Image 2" o:spid="_x0000_s1028" type="#_x0000_t75" style="position:absolute;left:247;top:18782;width:43662;height:29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">
                  <v:imagedata r:id="rId17" o:title=""/>
                </v:shape>
                <w10:wrap type="topAndBottom"/>
              </v:group>
            </w:pict>
          </mc:Fallback>
        </mc:AlternateContent>
      </w:r>
    </w:p>
    <w:p w14:paraId="2CDE6DF9" w14:textId="69C8B9C3" w:rsidR="00934F70" w:rsidRPr="00F0557B" w:rsidRDefault="00934F70" w:rsidP="00934F70">
      <w:pPr>
        <w:spacing w:line="360" w:lineRule="auto"/>
        <w:rPr>
          <w:rFonts w:ascii="Calibri" w:hAnsi="Calibri" w:cs="Calibri"/>
          <w:color w:val="000000" w:themeColor="text1"/>
        </w:rPr>
      </w:pPr>
    </w:p>
    <w:p w14:paraId="470C5364" w14:textId="58F361B8" w:rsidR="001E71FC" w:rsidRPr="00F0557B" w:rsidRDefault="001E71FC" w:rsidP="00934F70">
      <w:pPr>
        <w:pStyle w:val="Titre2"/>
        <w:spacing w:line="360" w:lineRule="auto"/>
        <w:rPr>
          <w:rFonts w:ascii="Calibri" w:hAnsi="Calibri" w:cs="Calibri"/>
          <w:b/>
          <w:bCs/>
          <w:color w:val="000000" w:themeColor="text1"/>
          <w:sz w:val="24"/>
          <w:szCs w:val="24"/>
        </w:rPr>
      </w:pPr>
      <w:bookmarkStart w:id="110" w:name="_Toc232771516"/>
      <w:bookmarkStart w:id="111" w:name="_Toc234162418"/>
      <w:r w:rsidRPr="00F0557B">
        <w:rPr>
          <w:rFonts w:ascii="Calibri" w:hAnsi="Calibri" w:cs="Calibri"/>
          <w:b/>
          <w:bCs/>
          <w:color w:val="000000" w:themeColor="text1"/>
          <w:sz w:val="24"/>
          <w:szCs w:val="24"/>
        </w:rPr>
        <w:t>Water Sample Collection</w:t>
      </w:r>
      <w:bookmarkEnd w:id="110"/>
      <w:bookmarkEnd w:id="111"/>
    </w:p>
    <w:p w14:paraId="3EE7FD9E" w14:textId="77777777" w:rsidR="001E71FC" w:rsidRPr="00F0557B" w:rsidRDefault="001E71FC"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Throughout this experiment, we aimed to establish a comprehensive biogeochemical profile of the coral reef communities when exposed to our treatments. Using acid washed 1L poly-carbonate bottles, we collected bulk water samples from the mesocosms every 6 hours over 24-hours, from June 2, 2024, 12:00 to June 3, 2024, 06:00 during the Austral winter. Various analytical subsamples were subsequently partitioned from these collections with different </w:t>
      </w:r>
      <w:r w:rsidRPr="00F0557B">
        <w:rPr>
          <w:rFonts w:ascii="Calibri" w:hAnsi="Calibri" w:cs="Calibri"/>
          <w:color w:val="000000" w:themeColor="text1"/>
        </w:rPr>
        <w:lastRenderedPageBreak/>
        <w:t xml:space="preserve">storage and preservation conditions. Each bottle was assigned to a specific mesocosm and only collected water from that aquarium. Bottles were triple rinsed with mesocosm water before bulk water collection. Water samples were also taken from the inflow pipes (the two water tables each had an independent overhead central inflow pipe from which water lines were connected to supply water flow to the mesocosms). Bulk water sample bottles collected from each aquaria were filtered via a Golander DG 6-12 peristaltic pump with pharmed peristaltic inserts and platinum-cured silicone transfer tubing; all tubing was acid leached and sample rinsed before collections. Subsamples were collected for dissolved organic carbon (DOC), fluorescent dissolved organic matter (fDOM) indices, nutrients (total nitrogen, nitrate, nitrite, ammonia, silicate and orthophosphate), </w:t>
      </w:r>
      <w:commentRangeStart w:id="112"/>
      <w:r w:rsidRPr="00F0557B">
        <w:rPr>
          <w:rFonts w:ascii="Calibri" w:hAnsi="Calibri" w:cs="Calibri"/>
          <w:color w:val="000000" w:themeColor="text1"/>
        </w:rPr>
        <w:t>water column chlorophyll-a</w:t>
      </w:r>
      <w:commentRangeEnd w:id="112"/>
      <w:r w:rsidR="005C506D" w:rsidRPr="00F0557B">
        <w:rPr>
          <w:rStyle w:val="Marquedecommentaire"/>
          <w:rFonts w:ascii="Calibri" w:hAnsi="Calibri" w:cs="Calibri"/>
          <w:color w:val="000000" w:themeColor="text1"/>
          <w:sz w:val="24"/>
          <w:szCs w:val="24"/>
        </w:rPr>
        <w:commentReference w:id="112"/>
      </w:r>
      <w:r w:rsidRPr="00F0557B">
        <w:rPr>
          <w:rFonts w:ascii="Calibri" w:hAnsi="Calibri" w:cs="Calibri"/>
          <w:color w:val="000000" w:themeColor="text1"/>
        </w:rPr>
        <w:t xml:space="preserve">, bacterial abundance, and bacterial metagenomic taxonomic structure. </w:t>
      </w:r>
    </w:p>
    <w:p w14:paraId="4EF64586" w14:textId="77777777" w:rsidR="001E71FC" w:rsidRPr="00F0557B" w:rsidRDefault="001E71FC" w:rsidP="00934F70">
      <w:pPr>
        <w:spacing w:line="360" w:lineRule="auto"/>
        <w:rPr>
          <w:rFonts w:ascii="Calibri" w:hAnsi="Calibri" w:cs="Calibri"/>
          <w:color w:val="000000" w:themeColor="text1"/>
        </w:rPr>
      </w:pPr>
    </w:p>
    <w:p w14:paraId="58D60882" w14:textId="01E932BA" w:rsidR="001E71FC" w:rsidRPr="00F0557B" w:rsidRDefault="001E71FC" w:rsidP="00934F70">
      <w:pPr>
        <w:pStyle w:val="Titre2"/>
        <w:spacing w:line="360" w:lineRule="auto"/>
        <w:rPr>
          <w:rFonts w:ascii="Calibri" w:hAnsi="Calibri" w:cs="Calibri"/>
          <w:b/>
          <w:bCs/>
          <w:color w:val="000000" w:themeColor="text1"/>
          <w:sz w:val="24"/>
          <w:szCs w:val="24"/>
        </w:rPr>
      </w:pPr>
      <w:bookmarkStart w:id="113" w:name="_Toc232771517"/>
      <w:bookmarkStart w:id="114" w:name="_Toc234162419"/>
      <w:r w:rsidRPr="00F0557B">
        <w:rPr>
          <w:rFonts w:ascii="Calibri" w:hAnsi="Calibri" w:cs="Calibri"/>
          <w:b/>
          <w:bCs/>
          <w:color w:val="000000" w:themeColor="text1"/>
          <w:sz w:val="24"/>
          <w:szCs w:val="24"/>
        </w:rPr>
        <w:t>Subsample Collection and Laboratory Analysis</w:t>
      </w:r>
      <w:bookmarkEnd w:id="113"/>
      <w:bookmarkEnd w:id="114"/>
    </w:p>
    <w:p w14:paraId="26115379"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115" w:name="_Toc232771518"/>
      <w:bookmarkStart w:id="116" w:name="_Toc234162420"/>
      <w:r w:rsidRPr="00F0557B">
        <w:rPr>
          <w:rFonts w:ascii="Calibri" w:hAnsi="Calibri" w:cs="Calibri"/>
          <w:b/>
          <w:bCs/>
          <w:color w:val="000000" w:themeColor="text1"/>
          <w:sz w:val="24"/>
          <w:szCs w:val="24"/>
        </w:rPr>
        <w:t>Dissolved Organic Carbon (DOC)</w:t>
      </w:r>
      <w:bookmarkEnd w:id="115"/>
      <w:bookmarkEnd w:id="116"/>
    </w:p>
    <w:p w14:paraId="33948FF5" w14:textId="61C08FB0" w:rsidR="001E71FC" w:rsidRPr="00F0557B" w:rsidRDefault="001E71FC" w:rsidP="00794641">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Subsamples for DOC were pumped through 0.7µm, 25mm diameter Sterlitech Type F glass fiber syringe filters. </w:t>
      </w:r>
      <w:commentRangeStart w:id="117"/>
      <w:r w:rsidRPr="00F0557B">
        <w:rPr>
          <w:rFonts w:ascii="Calibri" w:hAnsi="Calibri" w:cs="Calibri"/>
          <w:color w:val="000000" w:themeColor="text1"/>
        </w:rPr>
        <w:t xml:space="preserve">Water lines were acid washed before filtration and were rinsed with mesocosm water before sample collection. </w:t>
      </w:r>
      <w:commentRangeEnd w:id="117"/>
      <w:r w:rsidR="005C506D" w:rsidRPr="00F0557B">
        <w:rPr>
          <w:rStyle w:val="Marquedecommentaire"/>
          <w:rFonts w:ascii="Calibri" w:hAnsi="Calibri" w:cs="Calibri"/>
          <w:color w:val="000000" w:themeColor="text1"/>
          <w:sz w:val="24"/>
          <w:szCs w:val="24"/>
        </w:rPr>
        <w:commentReference w:id="117"/>
      </w:r>
      <w:r w:rsidRPr="00F0557B">
        <w:rPr>
          <w:rFonts w:ascii="Calibri" w:hAnsi="Calibri" w:cs="Calibri"/>
          <w:color w:val="000000" w:themeColor="text1"/>
        </w:rPr>
        <w:t>Filtered water was stored in precombusted 24mL borosilicate vials</w:t>
      </w:r>
      <w:del w:id="118" w:author="Craig Nelson" w:date="2026-08-12T18:09:00Z" w16du:dateUtc="2026-08-13T04:09:00Z">
        <w:r w:rsidRPr="00F0557B" w:rsidDel="005C506D">
          <w:rPr>
            <w:rFonts w:ascii="Calibri" w:hAnsi="Calibri" w:cs="Calibri"/>
            <w:color w:val="000000" w:themeColor="text1"/>
          </w:rPr>
          <w:delText xml:space="preserve">, </w:delText>
        </w:r>
      </w:del>
      <w:ins w:id="119" w:author="Craig Nelson" w:date="2026-08-12T18:09:00Z" w16du:dateUtc="2026-08-13T04:09:00Z">
        <w:r w:rsidR="005C506D">
          <w:rPr>
            <w:rFonts w:ascii="Calibri" w:hAnsi="Calibri" w:cs="Calibri"/>
            <w:color w:val="000000" w:themeColor="text1"/>
            <w:lang w:val="en-US"/>
          </w:rPr>
          <w:t xml:space="preserve"> that had been</w:t>
        </w:r>
        <w:r w:rsidR="005C506D" w:rsidRPr="00F0557B">
          <w:rPr>
            <w:rFonts w:ascii="Calibri" w:hAnsi="Calibri" w:cs="Calibri"/>
            <w:color w:val="000000" w:themeColor="text1"/>
          </w:rPr>
          <w:t xml:space="preserve"> </w:t>
        </w:r>
      </w:ins>
      <w:r w:rsidRPr="00F0557B">
        <w:rPr>
          <w:rFonts w:ascii="Calibri" w:hAnsi="Calibri" w:cs="Calibri"/>
          <w:color w:val="000000" w:themeColor="text1"/>
        </w:rPr>
        <w:t>triple</w:t>
      </w:r>
      <w:ins w:id="120" w:author="Craig Nelson" w:date="2026-08-12T18:09:00Z" w16du:dateUtc="2026-08-13T04:09:00Z">
        <w:r w:rsidR="005C506D">
          <w:rPr>
            <w:rFonts w:ascii="Calibri" w:hAnsi="Calibri" w:cs="Calibri"/>
            <w:color w:val="000000" w:themeColor="text1"/>
            <w:lang w:val="en-US"/>
          </w:rPr>
          <w:t xml:space="preserve">-rinsed </w:t>
        </w:r>
      </w:ins>
      <w:del w:id="121" w:author="Craig Nelson" w:date="2026-08-12T18:09:00Z" w16du:dateUtc="2026-08-13T04:09:00Z">
        <w:r w:rsidRPr="00F0557B" w:rsidDel="005C506D">
          <w:rPr>
            <w:rFonts w:ascii="Calibri" w:hAnsi="Calibri" w:cs="Calibri"/>
            <w:color w:val="000000" w:themeColor="text1"/>
          </w:rPr>
          <w:delText xml:space="preserve"> washed </w:delText>
        </w:r>
      </w:del>
      <w:r w:rsidRPr="00F0557B">
        <w:rPr>
          <w:rFonts w:ascii="Calibri" w:hAnsi="Calibri" w:cs="Calibri"/>
          <w:color w:val="000000" w:themeColor="text1"/>
        </w:rPr>
        <w:t>with filtrate</w:t>
      </w:r>
      <w:ins w:id="122" w:author="Craig Nelson" w:date="2026-08-12T18:10:00Z" w16du:dateUtc="2026-08-13T04:10:00Z">
        <w:r w:rsidR="005C506D">
          <w:rPr>
            <w:rFonts w:ascii="Calibri" w:hAnsi="Calibri" w:cs="Calibri"/>
            <w:color w:val="000000" w:themeColor="text1"/>
            <w:lang w:val="en-US"/>
          </w:rPr>
          <w:t>,</w:t>
        </w:r>
      </w:ins>
      <w:del w:id="123" w:author="Craig Nelson" w:date="2026-08-12T18:10:00Z" w16du:dateUtc="2026-08-13T04:10:00Z">
        <w:r w:rsidRPr="00F0557B" w:rsidDel="005C506D">
          <w:rPr>
            <w:rFonts w:ascii="Calibri" w:hAnsi="Calibri" w:cs="Calibri"/>
            <w:color w:val="000000" w:themeColor="text1"/>
          </w:rPr>
          <w:delText>,</w:delText>
        </w:r>
      </w:del>
      <w:r w:rsidRPr="00F0557B">
        <w:rPr>
          <w:rFonts w:ascii="Calibri" w:hAnsi="Calibri" w:cs="Calibri"/>
          <w:color w:val="000000" w:themeColor="text1"/>
        </w:rPr>
        <w:t xml:space="preserve"> </w:t>
      </w:r>
      <w:del w:id="124" w:author="Craig Nelson" w:date="2026-08-12T18:10:00Z" w16du:dateUtc="2026-08-13T04:10:00Z">
        <w:r w:rsidRPr="00F0557B" w:rsidDel="005C506D">
          <w:rPr>
            <w:rFonts w:ascii="Calibri" w:hAnsi="Calibri" w:cs="Calibri"/>
            <w:color w:val="000000" w:themeColor="text1"/>
          </w:rPr>
          <w:delText xml:space="preserve">and </w:delText>
        </w:r>
      </w:del>
      <w:ins w:id="125" w:author="Craig Nelson" w:date="2026-08-12T18:10:00Z" w16du:dateUtc="2026-08-13T04:10:00Z">
        <w:r w:rsidR="005C506D">
          <w:rPr>
            <w:rFonts w:ascii="Calibri" w:hAnsi="Calibri" w:cs="Calibri"/>
            <w:color w:val="000000" w:themeColor="text1"/>
            <w:lang w:val="en-US"/>
          </w:rPr>
          <w:t>then</w:t>
        </w:r>
        <w:r w:rsidR="005C506D" w:rsidRPr="00F0557B">
          <w:rPr>
            <w:rFonts w:ascii="Calibri" w:hAnsi="Calibri" w:cs="Calibri"/>
            <w:color w:val="000000" w:themeColor="text1"/>
          </w:rPr>
          <w:t xml:space="preserve"> </w:t>
        </w:r>
      </w:ins>
      <w:r w:rsidRPr="00F0557B">
        <w:rPr>
          <w:rFonts w:ascii="Calibri" w:hAnsi="Calibri" w:cs="Calibri"/>
          <w:color w:val="000000" w:themeColor="text1"/>
        </w:rPr>
        <w:t xml:space="preserve">acidified with hydrochloric acid </w:t>
      </w:r>
      <w:del w:id="126" w:author="Craig Nelson" w:date="2026-08-12T18:10:00Z" w16du:dateUtc="2026-08-13T04:10:00Z">
        <w:r w:rsidRPr="00F0557B" w:rsidDel="005C506D">
          <w:rPr>
            <w:rFonts w:ascii="Calibri" w:hAnsi="Calibri" w:cs="Calibri"/>
            <w:color w:val="000000" w:themeColor="text1"/>
          </w:rPr>
          <w:delText>(HCl 10%),</w:delText>
        </w:r>
      </w:del>
      <w:ins w:id="127" w:author="Craig Nelson" w:date="2026-08-12T18:10:00Z" w16du:dateUtc="2026-08-13T04:10:00Z">
        <w:r w:rsidR="005C506D">
          <w:rPr>
            <w:rFonts w:ascii="Calibri" w:hAnsi="Calibri" w:cs="Calibri"/>
            <w:color w:val="000000" w:themeColor="text1"/>
            <w:lang w:val="en-US"/>
          </w:rPr>
          <w:t>to a final pH of 2</w:t>
        </w:r>
      </w:ins>
      <w:r w:rsidRPr="00F0557B">
        <w:rPr>
          <w:rFonts w:ascii="Calibri" w:hAnsi="Calibri" w:cs="Calibri"/>
          <w:color w:val="000000" w:themeColor="text1"/>
        </w:rPr>
        <w:t xml:space="preserve"> then stored in the dark at room temperature. Samples were processed at the School of Ocean and Earth Science and Technology Laboratory for Analytical Biogeochemistry (S-LAB), University of Hawai’i at Mānoa. DOC was measured using a Shimadzu TOC-L Combustion Analyzer (detection limit of 4µg/L) via high-temperature catalytic oxidation using methods from (Carlson et al. 2010). A set of 8 DOC samples collected at midnight between 02 and 03 June 2024 were extreme statistical outliers greater than </w:t>
      </w:r>
      <w:ins w:id="128" w:author="Craig Nelson" w:date="2026-08-12T18:11:00Z" w16du:dateUtc="2026-08-13T04:11:00Z">
        <w:r w:rsidR="005C506D">
          <w:rPr>
            <w:rFonts w:ascii="Calibri" w:hAnsi="Calibri" w:cs="Calibri"/>
            <w:color w:val="000000" w:themeColor="text1"/>
            <w:lang w:val="en-US"/>
          </w:rPr>
          <w:t xml:space="preserve">250 micromolar - more than </w:t>
        </w:r>
      </w:ins>
      <w:r w:rsidRPr="00F0557B">
        <w:rPr>
          <w:rFonts w:ascii="Calibri" w:hAnsi="Calibri" w:cs="Calibri"/>
          <w:color w:val="000000" w:themeColor="text1"/>
        </w:rPr>
        <w:t>2 standard deviations (70 µM) above the experimental mean (</w:t>
      </w:r>
      <w:commentRangeStart w:id="129"/>
      <w:r w:rsidRPr="00F0557B">
        <w:rPr>
          <w:rFonts w:ascii="Calibri" w:hAnsi="Calibri" w:cs="Calibri"/>
          <w:color w:val="000000" w:themeColor="text1"/>
        </w:rPr>
        <w:t>140 µM; n= 72</w:t>
      </w:r>
      <w:commentRangeEnd w:id="129"/>
      <w:r w:rsidR="005125EE" w:rsidRPr="00F0557B">
        <w:rPr>
          <w:rStyle w:val="Marquedecommentaire"/>
          <w:rFonts w:ascii="Calibri" w:hAnsi="Calibri" w:cs="Calibri"/>
          <w:color w:val="000000" w:themeColor="text1"/>
          <w:sz w:val="24"/>
          <w:szCs w:val="24"/>
        </w:rPr>
        <w:commentReference w:id="129"/>
      </w:r>
      <w:r w:rsidRPr="00F0557B">
        <w:rPr>
          <w:rFonts w:ascii="Calibri" w:hAnsi="Calibri" w:cs="Calibri"/>
          <w:color w:val="000000" w:themeColor="text1"/>
        </w:rPr>
        <w:t xml:space="preserve">) </w:t>
      </w:r>
      <w:ins w:id="130" w:author="Craig Nelson" w:date="2026-08-12T18:12:00Z" w16du:dateUtc="2026-08-13T04:12:00Z">
        <w:r w:rsidR="005C506D">
          <w:rPr>
            <w:rFonts w:ascii="Calibri" w:hAnsi="Calibri" w:cs="Calibri"/>
            <w:color w:val="000000" w:themeColor="text1"/>
            <w:lang w:val="en-US"/>
          </w:rPr>
          <w:t xml:space="preserve">- </w:t>
        </w:r>
      </w:ins>
      <w:r w:rsidRPr="00F0557B">
        <w:rPr>
          <w:rFonts w:ascii="Calibri" w:hAnsi="Calibri" w:cs="Calibri"/>
          <w:color w:val="000000" w:themeColor="text1"/>
        </w:rPr>
        <w:t xml:space="preserve">and were excluded due to </w:t>
      </w:r>
      <w:ins w:id="131" w:author="Craig Nelson" w:date="2026-08-12T18:12:00Z" w16du:dateUtc="2026-08-13T04:12:00Z">
        <w:r w:rsidR="005C506D">
          <w:rPr>
            <w:rFonts w:ascii="Calibri" w:hAnsi="Calibri" w:cs="Calibri"/>
            <w:color w:val="000000" w:themeColor="text1"/>
            <w:lang w:val="en-US"/>
          </w:rPr>
          <w:t xml:space="preserve">vial </w:t>
        </w:r>
      </w:ins>
      <w:r w:rsidRPr="00F0557B">
        <w:rPr>
          <w:rFonts w:ascii="Calibri" w:hAnsi="Calibri" w:cs="Calibri"/>
          <w:color w:val="000000" w:themeColor="text1"/>
        </w:rPr>
        <w:t>contamination; other parameters collected at these timepoints were not outliers and were retained in the dataset.</w:t>
      </w:r>
    </w:p>
    <w:p w14:paraId="65637DC6" w14:textId="77777777" w:rsidR="001E71FC" w:rsidRPr="00F0557B" w:rsidRDefault="001E71FC" w:rsidP="00934F70">
      <w:pPr>
        <w:spacing w:line="360" w:lineRule="auto"/>
        <w:rPr>
          <w:rFonts w:ascii="Calibri" w:hAnsi="Calibri" w:cs="Calibri"/>
          <w:color w:val="000000" w:themeColor="text1"/>
        </w:rPr>
      </w:pPr>
    </w:p>
    <w:p w14:paraId="34DCF19E"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132" w:name="_Toc232771519"/>
      <w:bookmarkStart w:id="133" w:name="_Toc234162421"/>
      <w:r w:rsidRPr="00F0557B">
        <w:rPr>
          <w:rFonts w:ascii="Calibri" w:hAnsi="Calibri" w:cs="Calibri"/>
          <w:b/>
          <w:bCs/>
          <w:color w:val="000000" w:themeColor="text1"/>
          <w:sz w:val="24"/>
          <w:szCs w:val="24"/>
        </w:rPr>
        <w:lastRenderedPageBreak/>
        <w:t>Fluorescent Dissolved Organic Matter (fDOM) and Nutrients</w:t>
      </w:r>
      <w:bookmarkEnd w:id="132"/>
      <w:bookmarkEnd w:id="133"/>
    </w:p>
    <w:p w14:paraId="7EBAB526" w14:textId="6D2EE0BC" w:rsidR="001E71FC" w:rsidRPr="00F0557B" w:rsidRDefault="001E71FC" w:rsidP="00D36B2C">
      <w:pPr>
        <w:spacing w:line="360" w:lineRule="auto"/>
        <w:ind w:firstLine="708"/>
        <w:rPr>
          <w:rFonts w:ascii="Calibri" w:hAnsi="Calibri" w:cs="Calibri"/>
          <w:color w:val="000000" w:themeColor="text1"/>
        </w:rPr>
      </w:pPr>
      <w:r w:rsidRPr="00F0557B">
        <w:rPr>
          <w:rFonts w:ascii="Calibri" w:hAnsi="Calibri" w:cs="Calibri"/>
          <w:color w:val="000000" w:themeColor="text1"/>
        </w:rPr>
        <w:t>Using the same pumping system, the Golander DG 6-12 peristaltic pump was aﬀixed with 0.22 µm Sterivex-GP pressure filters (Millipore Sigma). Filtered water for fDOM and nutrient measurement was collected in 50 mL polypropylene centrifuge tubes, triple-rinsed with filtrate prior to sample collection, and stored at -40°C. Samples were thawed 12 hours prior to fDOM measurements to allow them to come to room temperature. 1 cm quartz cuvettes were triple washed with DI water and wiped dried with Kim wipes. 3 mL of sample water was aliquoted in the cuvette and placed in a Horiba Aqualog scanning fluorometer. The cuvettes were triple rinsed with DI water in between samples. Samples were measured in groups of 7 with a DI water blank measured in-between groups. Data processing was performed using methods and scripts from</w:t>
      </w:r>
      <w:r w:rsidR="00D36B2C">
        <w:rPr>
          <w:rFonts w:ascii="Calibri" w:hAnsi="Calibri" w:cs="Calibri"/>
          <w:color w:val="000000" w:themeColor="text1"/>
        </w:rPr>
        <w:t xml:space="preserve"> </w:t>
      </w:r>
      <w:r w:rsidR="00D36B2C">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{"citationID":"soLRc6QZ","properties":{"unsorted":false,"formattedCitation":"(Nelson et al., 2015)","plainCitation":"(Nelson et al., 2015)","dontUpdate":true,"noteIndex":0},"citationItems":[{"id":3765,"uris":["http://zotero.org/users/9067719/items/9CAXCLS7"],"itemData":{"id":3765,"type":"article-journal","abstract":"In Hawaiʻi and other Paciﬁc high islands submarine groundwater discharge (SGD) can be a signiﬁcant and continuous source of solutes to nearshore reefs and may play a key role in the structure and function of benthic coral and algal communities. Identifying SGD sources and linking them to reef biogeochemistry is technically challenging. Here we analyzed spectra of ﬂuorescent dissolved organic matter (fDOM) in coral reefs in the context of a suite of biogeochemical parameters along gradients of SGD to characterize fDOM composition and evaluate the utility of fDOM signatures in tracking groundwater dispersal and transformation. We spatially mapped water column chemistry in Maunalua Bay, Oʻahu, Hawaiʻi by collecting 24 water samples in grids at each of two ~0.15 km2 regions during both high and low tides over a two-day period. We observed clear horizontal gradients in the majority of 15 measured parameters, including inorganic and organic solutes and organic particles that tracked concentrations of conservative SGD tracers (radon, salinity and silicate). Multivariate scanning excitation–emission ﬂuorometry successfully differentiated two distinct groundwater sources and delineated regions of SGD dispersion in each reef from the surrounding water column samples without detectable groundwater. Groundwater was consistently depleted in DOC and enriched in nutrients; although the two SGD sources varied widely in fDOM quantity and ﬂuorophore proportions, indices of humiﬁcation were consistently elevated in SGD at both sites. Our results provide a robust spectral characterization of fDOM in SGD-inﬂuenced coral reefs and indicate the potential for this rapid and cost-effective measurement technique to be useful in tracking SGD dispersal in nearshore ecosystems.","citation-key":"nelsonFluorescentDissolvedOrganic2015","container-title":"Marine Chemistry","DOI":"10.1016/j.marchem.2015.06.026","ISSN":"03044203","journalAbbreviation":"Marine Chemistry","language":"en","page":"232-243","source":"DOI.org (Crossref)","title":"Fluorescent dissolved organic matter as a multivariate biogeochemical tracer of submarine groundwater discharge in coral reef ecosystems","volume":"177","author":[{"family":"Nelson","given":"Craig E."},{"family":"Donahue","given":"Megan J."},{"family":"Dulaiova","given":"Henrieta"},{"family":"Goldberg","given":"Stuart J."},{"family":"La Valle","given":"Florybeth F."},{"family":"Lubarsky","given":"Katie"},{"family":"Miyano","given":"Justin"},{"family":"Richardson","given":"Christina"},{"family":"Silbiger","given":"Nyssa J."},{"family":"Thomas","given":"Florence I.M."}],"issued":{"date-parts":[["2015",12]]}}}],"schema":"https://github.com/citation-style-language/schema/raw/master/csl-citation.json"} </w:instrText>
      </w:r>
      <w:r w:rsidR="00D36B2C">
        <w:rPr>
          <w:rFonts w:ascii="Calibri" w:hAnsi="Calibri" w:cs="Calibri"/>
          <w:color w:val="000000" w:themeColor="text1"/>
        </w:rPr>
        <w:fldChar w:fldCharType="separate"/>
      </w:r>
      <w:r w:rsidR="00B250A0">
        <w:rPr>
          <w:rFonts w:ascii="Calibri" w:hAnsi="Calibri" w:cs="Calibri"/>
          <w:noProof/>
          <w:color w:val="000000" w:themeColor="text1"/>
        </w:rPr>
        <w:t>Nelson et al. (2015)</w:t>
      </w:r>
      <w:r w:rsidR="00D36B2C">
        <w:rPr>
          <w:rFonts w:ascii="Calibri" w:hAnsi="Calibri" w:cs="Calibri"/>
          <w:color w:val="000000" w:themeColor="text1"/>
        </w:rPr>
        <w:fldChar w:fldCharType="end"/>
      </w:r>
      <w:r w:rsidRPr="00F0557B">
        <w:rPr>
          <w:rFonts w:ascii="Calibri" w:hAnsi="Calibri" w:cs="Calibri"/>
          <w:color w:val="000000" w:themeColor="text1"/>
        </w:rPr>
        <w:t>. Excitation-Emission matrices (EEMs) were generated using excitation values every 5nm from 240nm to 500nm, and emission values measured continuously via CCD ranging from 250 nm to 825nm integrated over 4 sec at each excitation increment. Inner filter correction was applied to account for fluorescence quenching by absorbance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{"citationID":"ZoklJG6u","properties":{"unsorted":false,"formattedCitation":"(Kothawala et al., 2013)","plainCitation":"(Kothawala et al., 2013)","noteIndex":0},"citationItems":[{"id":6278,"uris":["http://zotero.org/users/9067719/items/FJNTSQY4"],"itemData":{"id":6278,"type":"article-journal","abstract":"The fluorescence of dissolved organic matter (DOM) is suppressed by a phenomenon of self-quenching known as the inner filter effect (IFE). Despite widespread use of fluorescence to characterize DOM in surface waters, the advantages and constraints of IFE correction are poorly defined. We assessed the effectiveness of a commonly used absorbance-based approach (ABA), and a recently proposed controlled dilution approach (CDA) to correct for IFE. Linearity between corrected fluorescence and total absorbance (ATotal; the sum of absorbance at excitation and emission wavelengths) across the full excitation-emission matrix (EEM) in dilution series of four samples indicated both ABA and CDA were effective to an absorbance of at least 1.5 in a 1 cm cell, regardless of wavelength positioning. In regions of the EEMs where signal to background noise (S/N) was low, CDA correction resulted in more variability than ABA correction. From the ABA algorithm, the onset of significant IFE (&gt;5%) occurs when absorbance exceeds 0.042. In these cases, IFE correction is required, which was the case for the vast majority (97%) of lakes in a nationwide survey (n= 554). For highly absorbing samples, undesirably large dilution factors would be necessary to reduce absorbance below 0.042. For rare EEMs with ATotal &gt; 1.5 (3.0% of the lakes in the Swedish survey), a 2-fold dilution is recommended followed by ABA or CDA correction. This study shows that for the vast majority of natural DOM samples the most commonly applied ABA algorithm provides adequate correction without prior dilution.","citation-key":"kothawalaInnerFilterCorrection2013","container-title":"Limnology and Oceanography: Methods","DOI":"10.4319/lom.2013.11.616","ISSN":"1541-5856","issue":"12","language":"en","note":"_eprint: https://aslopubs.onlinelibrary.wiley.com/doi/pdf/10.4319/lom.2013.11.616","page":"616-630","source":"Wiley Online Library","title":"Inner filter correction of dissolved organic matter fluorescence","volume":"11","author":[{"family":"Kothawala","given":"Dolly N."},{"family":"Murphy","given":"Kathleen R."},{"family":"Stedmon","given":"Colin A."},{"family":"Weyhenmeyer","given":"Gesa A."},{"family":"Tranvik","given":"Lars J."}],"issued":{"date-parts":[["2013"]]}}}],"schema":"https://github.com/citation-style-language/schema/raw/master/csl-citation.json"}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(Kothawala et al., 2013)</w:t>
      </w:r>
      <w:r w:rsidR="00B250A0">
        <w:rPr>
          <w:rFonts w:ascii="Calibri" w:hAnsi="Calibri" w:cs="Calibri"/>
          <w:color w:val="000000" w:themeColor="text1"/>
        </w:rPr>
        <w:fldChar w:fldCharType="end"/>
      </w:r>
      <w:r w:rsidRPr="00F0557B">
        <w:rPr>
          <w:rFonts w:ascii="Calibri" w:hAnsi="Calibri" w:cs="Calibri"/>
          <w:color w:val="000000" w:themeColor="text1"/>
        </w:rPr>
        <w:t>. Fluorescence values were divided by the integrated emission range of 381nm to 426nm at an excitation of 350 nm in averaged DI water blanks to scale the measurements to Raman Units</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{"citationID":"wqM6YXiI","properties":{"unsorted":false,"formattedCitation":"(Lawaetz &amp; Stedmon, 2009)","plainCitation":"(Lawaetz &amp; Stedmon, 2009)","noteIndex":0},"citationItems":[{"id":6281,"uris":["http://zotero.org/users/9067719/items/9WTLQASB"],"itemData":{"id":6281,"type":"article-journal","abstract":"Fluorescence data of replicate samples obtained from different fluorescence spectrometers or by the same spectrometer but with different instrument settings can have great intensity differences. In order to compare such data an intensity calibration must be applied. Here we explain a simple calibration method for fluorescence intensity using only the integrated area of a water Raman peak. By applying this method to data from three different instruments, we show that it is possible to remove instrument-dependent intensity factors, and we present results on a unified scale of Raman units. The method presented is a rapid and simple approach suitable for routine measurements with no need for hazardous chemicals.","citation-key":"lawaetzFluorescenceIntensityCalibration2009","container-title":"Applied spectroscopy","DOI":"10.1366/000370209788964548","journalAbbreviation":"Applied spectroscopy","page":"936-40","source":"ResearchGate","title":"Fluorescence Intensity Calibration Using the Raman Scatter Peak of Water","volume":"63","author":[{"family":"Lawaetz","given":"Anders"},{"family":"Stedmon","given":"Colin"}],"issued":{"date-parts":[["2009",9,1]]}}}],"schema":"https://github.com/citation-style-language/schema/raw/master/csl-citation.json"}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(Lawaetz &amp; Stedmon, 2009)</w:t>
      </w:r>
      <w:r w:rsidR="00B250A0">
        <w:rPr>
          <w:rFonts w:ascii="Calibri" w:hAnsi="Calibri" w:cs="Calibri"/>
          <w:color w:val="000000" w:themeColor="text1"/>
        </w:rPr>
        <w:fldChar w:fldCharType="end"/>
      </w:r>
      <w:r w:rsidRPr="00F0557B">
        <w:rPr>
          <w:rFonts w:ascii="Calibri" w:hAnsi="Calibri" w:cs="Calibri"/>
          <w:color w:val="000000" w:themeColor="text1"/>
        </w:rPr>
        <w:t>. An average blank EEM was calculated from DIW blanks run before and after each set of samples and subtracted from each set of 7 sample EEMs. Lastly, informative biogeochemical indices were calculated, such as, UV-Humics (Coble A), Visible-Humics (Coble C</w:t>
      </w:r>
      <w:del w:id="134" w:author="Craig Nelson" w:date="2026-08-12T18:16:00Z" w16du:dateUtc="2026-08-13T04:16:00Z">
        <w:r w:rsidRPr="00F0557B" w:rsidDel="005C506D">
          <w:rPr>
            <w:rFonts w:ascii="Calibri" w:hAnsi="Calibri" w:cs="Calibri"/>
            <w:color w:val="000000" w:themeColor="text1"/>
          </w:rPr>
          <w:delText xml:space="preserve"> peak</w:delText>
        </w:r>
      </w:del>
      <w:r w:rsidRPr="00F0557B">
        <w:rPr>
          <w:rFonts w:ascii="Calibri" w:hAnsi="Calibri" w:cs="Calibri"/>
          <w:color w:val="000000" w:themeColor="text1"/>
        </w:rPr>
        <w:t>), and tryptophan-like (Coble T)</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{"citationID":"9BSb3tB9","properties":{"unsorted":false,"formattedCitation":"(Coble, 1996)","plainCitation":"(Coble, 1996)","noteIndex":0},"citationItems":[{"id":6284,"uris":["http://zotero.org/users/9067719/items/6UFJMYE6"],"itemData":{"id":6284,"type":"article-journal","abstract":"High-resolution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 for peak C, with maximum at shorter excitation and emission wavelengths for marine samples than for freshwater samples. Mean positions of these maxima were: rivers Ex,,,/Em,,, = 340/448 nm; coastal water Exmax/Emmax = 342/442 nm; marine shallow transitional Ex ,,,JEmmax = 310/423 nm; marine shallow eutrophic Exmax/Emmax = 299/389 nm; and marine deep Ex,,/Em,,,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ocean.","citation-key":"cobleCharacterizationMarineTerrestrial1996","container-title":"Marine Chemistry","DOI":"10.1016/0304-4203(95)00062-3","ISSN":"03044203","issue":"4","journalAbbreviation":"Marine Chemistry","language":"en","page":"325-346","source":"DOI.org (Crossref)","title":"Characterization of marine and terrestrial DOM in seawater using excitation-emission matrix spectroscopy","volume":"51","author":[{"family":"Coble","given":"Paula G."}],"issued":{"date-parts":[["1996",1]]}}}],"schema":"https://github.com/citation-style-language/schema/raw/master/csl-citation.json"}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(Coble, 1996)</w:t>
      </w:r>
      <w:r w:rsidR="00B250A0">
        <w:rPr>
          <w:rFonts w:ascii="Calibri" w:hAnsi="Calibri" w:cs="Calibri"/>
          <w:color w:val="000000" w:themeColor="text1"/>
        </w:rPr>
        <w:fldChar w:fldCharType="end"/>
      </w:r>
      <w:r w:rsidRPr="00F0557B">
        <w:rPr>
          <w:rFonts w:ascii="Calibri" w:hAnsi="Calibri" w:cs="Calibri"/>
          <w:color w:val="000000" w:themeColor="text1"/>
        </w:rPr>
        <w:t xml:space="preserve">, </w:t>
      </w:r>
      <w:commentRangeStart w:id="135"/>
      <w:r w:rsidRPr="00F0557B">
        <w:rPr>
          <w:rFonts w:ascii="Calibri" w:hAnsi="Calibri" w:cs="Calibri"/>
          <w:color w:val="000000" w:themeColor="text1"/>
        </w:rPr>
        <w:t xml:space="preserve">fulvic acid (FI)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{"citationID":"lFRc5pPc","properties":{"unsorted":false,"formattedCitation":"(McKnight et al., 2001)","plainCitation":"(McKnight et al., 2001)","noteIndex":0},"citationItems":[{"id":6286,"uris":["http://zotero.org/users/9067719/items/DWQCGRNP"],"itemData":{"id":6286,"type":"article-journal","abstract":"We studied the ﬂuorescence properties of fulvic acids isolated from streams and rivers receiving predominantly terrestrial sources of organic material and from lakes with microbial sources of organic material. Microbially derived fulvic acids have ﬂuorophores with a more sharply deﬁned emission peak occurring at lower wavelengths than ﬂuorophores in terrestrially derived fulvic acids. We show that the ratio of the emission intensity at a wavelength of 450 nm to that at 500 nm, obtained with an excitation of 370 nm, can serve as a simple index to distinguish sources of isolated aquatic fulvic acids. In our study, this index has a value of ;1.9 for microbially derived fulvic acids and a value of ;1.4 for terrestrially derived fulvic acids. Fulvic acids isolated from four large rivers in the United States have ﬂuorescence index values of 1.4–1.5, consistent with predominantly terrestrial sources. For fulvic acid samples isolated from a river, lakes, and groundwaters in a forested watershed, the ﬂuorescence index varied in a manner suggesting different sources for the seepage and streamfed lakes. Furthermore, we identiﬁed these distinctive ﬂuorophores in ﬁltered whole water samples from lakes in a desert oasis in Antarctica and in ﬁltered whole water samples collected during snowmelt from a Rocky Mountain stream. The ﬂuorescence index measurement in ﬁltered whole water samples in ﬁeld studies may augment the interpretation of dissolved organic carbon sources for understanding carbon cycling in aquatic ecosystems.","citation-key":"mcknightSpectrofluorometricCharacterizationDissolved2001","container-title":"Limnology and Oceanography","DOI":"10.4319/lo.2001.46.1.0038","ISSN":"0024-3590, 1939-5590","issue":"1","journalAbbreviation":"Limnology &amp; Oceanography","language":"en","license":"http://onlinelibrary.wiley.com/termsAndConditions#vor","page":"38-48","source":"DOI.org (Crossref)","title":"Spectrofluorometric characterization of dissolved organic matter for indication of precursor organic material and aromaticity","volume":"46","author":[{"family":"McKnight","given":"Diane M."},{"family":"Boyer","given":"Elizabeth W."},{"family":"Westerhoff","given":"Paul K."},{"family":"Doran","given":"Peter T."},{"family":"Kulbe","given":"Thomas"},{"family":"Andersen","given":"Dale T."}],"issued":{"date-parts":[["2001",1]]}}}],"schema":"https://github.com/citation-style-language/schema/raw/master/csl-citation.json"}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(McKnight et al., 2001)</w:t>
      </w:r>
      <w:r w:rsidR="00B250A0">
        <w:rPr>
          <w:rFonts w:ascii="Calibri" w:hAnsi="Calibri" w:cs="Calibri"/>
          <w:color w:val="000000" w:themeColor="text1"/>
        </w:rPr>
        <w:fldChar w:fldCharType="end"/>
      </w:r>
      <w:r w:rsidRPr="00F0557B">
        <w:rPr>
          <w:rFonts w:ascii="Calibri" w:hAnsi="Calibri" w:cs="Calibri"/>
          <w:color w:val="000000" w:themeColor="text1"/>
        </w:rPr>
        <w:t xml:space="preserve">, </w:t>
      </w:r>
      <w:commentRangeEnd w:id="135"/>
      <w:r w:rsidR="005C506D" w:rsidRPr="00F0557B">
        <w:rPr>
          <w:rStyle w:val="Marquedecommentaire"/>
          <w:rFonts w:ascii="Calibri" w:hAnsi="Calibri" w:cs="Calibri"/>
          <w:color w:val="000000" w:themeColor="text1"/>
          <w:sz w:val="24"/>
          <w:szCs w:val="24"/>
        </w:rPr>
        <w:commentReference w:id="135"/>
      </w:r>
      <w:r w:rsidRPr="00F0557B">
        <w:rPr>
          <w:rFonts w:ascii="Calibri" w:hAnsi="Calibri" w:cs="Calibri"/>
          <w:color w:val="000000" w:themeColor="text1"/>
        </w:rPr>
        <w:t>and humic indices (BIX and HIX)</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{"citationID":"AQllSmCe","properties":{"unsorted":false,"formattedCitation":"(Huguet et al., 2009)","plainCitation":"(Huguet et al., 2009)","noteIndex":0},"citationItems":[{"id":6288,"uris":["http://zotero.org/users/9067719/items/SK4VX2M8"],"itemData":{"id":6288,"type":"article-journal","abstract":"The isolation, characterization and study of the properties of aquatic dissolved organic matter (DOM) still represent a challenge because of the heterogeneity, complexity and low concentration of organic material in natural waters. Based on its ability to interact with contaminants and thus to modify their transport and bioavailability, DOM is of interest for environmental purposes. The objective of this work was to better characterize DOM in the Gironde Estuary (southwestern France). The estuary represents an exchange zone between the continent and the Atlantic Ocean and conditions the transfer of organic and inorganic substances from the continental to the oceanic environment. Several samples were collected along the estuary during three cruises in 2002 and 2006. They were analysed using excitation–emission matrix (EEM) spectroscopy, a sensitive technique that allows direct analysis of water samples. Fluorescent DOM and dissolved organic carbon (DOC) did not behave conservatively in this estuarine system, i.e. the organic material did not undergo simple dilution from the upstream to the downstream part of the estuary. A seasonal variability in DOC content was pointed out, whereas few seasonal variations in DOM ﬂuorescence were observed. DOM sources and processing in the estuary were further evaluated by determining two ﬂuorescence indices – the humiﬁcation index (HIX) and the index of recent autochthonous contribution (BIX). By applying these indices, the relative degree of humiﬁcation (HIX) and autotrophic productivity (BIX) could be assessed. Based on the ﬂuorescence and DOC results, the estuary was divided into three zones depending on salinity (S) and characterized by speciﬁc DOM: (i) A turbid zone of low salinity (S &lt; 5) and high suspended particulate matter concentration with increase in the intensities of the a0 and a ﬂuorophores, characteristic of humic-like compounds. (ii) A mid-estuarine zone (5 &lt; S &lt; 25) characterized by low autotrophic productivity and containing strongly degraded organic material, as shown by the low values of BIX and high values of HIX. (iii) A higher salinity area (S &gt; 25) characterized by increased autotrophic productivity and a marked marine inﬂuence, and associated with high and low values of BIX and HIX, respectively. The HIX and BIX indices were shown as useful tools for readily deﬁning and classifying DOM characteristics in estuarine waters.","citation-key":"huguetPropertiesFluorescentDissolved2009","container-title":"Organic Geochemistry","DOI":"10.1016/j.orggeochem.2009.03.002","ISSN":"01466380","issue":"6","journalAbbreviation":"Organic Geochemistry","language":"en","license":"https://www.elsevier.com/tdm/userlicense/1.0/","page":"706-719","source":"DOI.org (Crossref)","title":"Properties of fluorescent dissolved organic matter in the Gironde Estuary","volume":"40","author":[{"family":"Huguet","given":"A."},{"family":"Vacher","given":"L."},{"family":"Relexans","given":"S."},{"family":"Saubusse","given":"S."},{"family":"Froidefond","given":"J.M."},{"family":"Parlanti","given":"E."}],"issued":{"date-parts":[["2009",6]]}}}],"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(Huguet et al., 2009)</w:t>
      </w:r>
      <w:r w:rsidR="00B250A0">
        <w:rPr>
          <w:rFonts w:ascii="Calibri" w:hAnsi="Calibri" w:cs="Calibri"/>
          <w:color w:val="000000" w:themeColor="text1"/>
        </w:rPr>
        <w:fldChar w:fldCharType="end"/>
      </w:r>
      <w:r w:rsidRPr="00F0557B">
        <w:rPr>
          <w:rFonts w:ascii="Calibri" w:hAnsi="Calibri" w:cs="Calibri"/>
          <w:color w:val="000000" w:themeColor="text1"/>
        </w:rPr>
        <w:t xml:space="preserve">. </w:t>
      </w:r>
      <w:commentRangeStart w:id="136"/>
      <w:r w:rsidRPr="00F0557B">
        <w:rPr>
          <w:rFonts w:ascii="Calibri" w:hAnsi="Calibri" w:cs="Calibri"/>
          <w:color w:val="000000" w:themeColor="text1"/>
        </w:rPr>
        <w:t>After the fDOM measurements, water samples were returned to the freezer for storage at -40°C before being used for nutrient measurement.</w:t>
      </w:r>
      <w:commentRangeEnd w:id="136"/>
      <w:r w:rsidR="005C506D" w:rsidRPr="00F0557B">
        <w:rPr>
          <w:rStyle w:val="Marquedecommentaire"/>
          <w:rFonts w:ascii="Calibri" w:hAnsi="Calibri" w:cs="Calibri"/>
          <w:color w:val="000000" w:themeColor="text1"/>
          <w:sz w:val="24"/>
          <w:szCs w:val="24"/>
        </w:rPr>
        <w:commentReference w:id="136"/>
      </w:r>
      <w:r w:rsidRPr="00F0557B">
        <w:rPr>
          <w:rFonts w:ascii="Calibri" w:hAnsi="Calibri" w:cs="Calibri"/>
          <w:color w:val="000000" w:themeColor="text1"/>
        </w:rPr>
        <w:t xml:space="preserve"> Nitrate plus nitrite (detection limit 0.006 µmol/L), orthophosphate (detection limit 0.012 µmol/L), silicate (detection limit: 0.116 µmol/L), and ammonia (detection limit 0.013 µmol/L) were measured with UV detection using the SEAL AA500 segmented flow injection nutrient analyzer following methods from</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{"citationID":"BciNkaqH","properties":{"unsorted":false,"formattedCitation":"(Kealoha et al., 2025)","plainCitation":"(Kealoha et al., 2025)","noteIndex":0},"citationItems":[{"id":6198,"uris":["http://zotero.org/users/9067719/items/9W44T3AW"],"itemData":{"id":6198,"type":"article-journal","abstract":"These data include values for various coastal water parameters: carbon chemistry (total alkalinity, dissolved inorganic carbon, and dissolved organic carbon), trace metals, metabolomic composition, nutrient concentrations (NOx, NO2, PO4, SiO2, and NH3), Fluorescence Dissolved Organic Matter, and flow cytometry. Water samples were all collected in West Maui in and around reef systems that were within and adjacent to the burn zone of the Lahaina fires. These samples were collected by boat transect, shoreline grab sampling, and autonomous sampling devices. Some autonomous sampling data from before the fire event are also included. The aim of these data is to understand the effects on coral reef health in response to the urban fires that occurred in August of 2023. Samples were collected by a collaborative effort of scientists Dr. Andrea K Kealoha, Dr. Craig Nelson, Dr. Eileen Nalley, and Dr. Nicholas Hawco. For a complete list of measurements, refer to the full dataset description in the supplemental file 'Dataset_description.pdf'. The most current version of this dataset is available at: https://www.bco-dmo.org/dataset/982204","citation-key":"kealohaWaterQualityParameters2025a","language":"en_US","publisher":"Biological and Chemical Oceanography Data Management Office (BCO-DMO). Contact: bco-dmo-data@whoi.edu","source":"darchive.mblwhoilibrary.org","title":"Water quality parameters from discrete shoreline and transect sampling in West Maui (Lahaina area), Hawaiʻi, following the Lahaina Wildfires, Aug 2023 to Oct 2024","URL":"https://hdl.handle.net/1912/72314","author":[{"family":"Kealoha","given":"Andrea"},{"family":"Calil","given":"Paulo H. R."},{"family":"Hawco","given":"Nicholas James"},{"family":"Masessa","given":"Gregory"},{"family":"Mattos","given":"Joelle"},{"family":"Nalley","given":"Eileen"},{"family":"Nelson","given":"Craig E."},{"family":"Summers","given":"Trey"},{"family":"Swift","given":"Sean"},{"family":"Peterman","given":"Jessica"},{"family":"Rohrbaugh","given":"Naomi"},{"family":"Tegler","given":"Logan"}],"accessed":{"date-parts":[["2026",4,20]]},"issued":{"date-parts":[["2025",10,15]]}}}],"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(Kealoha et al., 2025)</w:t>
      </w:r>
      <w:r w:rsidR="00B250A0">
        <w:rPr>
          <w:rFonts w:ascii="Calibri" w:hAnsi="Calibri" w:cs="Calibri"/>
          <w:color w:val="000000" w:themeColor="text1"/>
        </w:rPr>
        <w:fldChar w:fldCharType="end"/>
      </w:r>
      <w:r w:rsidR="00B250A0">
        <w:rPr>
          <w:rFonts w:ascii="Calibri" w:hAnsi="Calibri" w:cs="Calibri"/>
          <w:color w:val="000000" w:themeColor="text1"/>
        </w:rPr>
        <w:t>.</w:t>
      </w:r>
    </w:p>
    <w:p w14:paraId="5BC4788D"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137" w:name="_Toc232771520"/>
      <w:bookmarkStart w:id="138" w:name="_Toc234162422"/>
      <w:r w:rsidRPr="00F0557B">
        <w:rPr>
          <w:rFonts w:ascii="Calibri" w:hAnsi="Calibri" w:cs="Calibri"/>
          <w:b/>
          <w:bCs/>
          <w:color w:val="000000" w:themeColor="text1"/>
          <w:sz w:val="24"/>
          <w:szCs w:val="24"/>
        </w:rPr>
        <w:lastRenderedPageBreak/>
        <w:t>Chlorophyll-a</w:t>
      </w:r>
      <w:bookmarkEnd w:id="137"/>
      <w:bookmarkEnd w:id="138"/>
    </w:p>
    <w:p w14:paraId="1B519BE8" w14:textId="48FCB34D"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The peristaltic pump was fitted with 0.45 µm HAWP nitrocellulose filters (MF-Millipore) and 250 mL sample water was filtered. The filters were frozen in aluminum foil at -40°C in the field lab, then stored -80°C for long term storage at the University of Hawai’i. The chlorophyll was extracted from the thawed filters by dissolving the filters in 5mL of 90% acetone for 6-8h in borosilicate vials. During the dissolution period, the capped vials were stored in the freezer. Samples were allowed to warm to room temperature 30 min before measurements.</w:t>
      </w:r>
      <w:r w:rsidR="00B250A0">
        <w:rPr>
          <w:rFonts w:ascii="Calibri" w:hAnsi="Calibri" w:cs="Calibri"/>
          <w:color w:val="000000" w:themeColor="text1"/>
        </w:rPr>
        <w:t xml:space="preserve"> </w:t>
      </w:r>
      <w:commentRangeStart w:id="139"/>
      <w:commentRangeStart w:id="140"/>
      <w:r w:rsidRPr="00F0557B">
        <w:rPr>
          <w:rFonts w:ascii="Calibri" w:hAnsi="Calibri" w:cs="Calibri"/>
          <w:color w:val="000000" w:themeColor="text1"/>
        </w:rPr>
        <w:t xml:space="preserve">Chlorophyll-a fluorescence was measured using the Turner Design 10 AU fluorometer. Acetone solutions were loaded in the fluorometer to measure fluorescence at 680 nm. Final chlorophyll-a concentrations were calculated </w:t>
      </w:r>
      <w:del w:id="141" w:author="Craig Nelson" w:date="2026-08-12T18:19:00Z" w16du:dateUtc="2026-08-13T04:19:00Z">
        <w:r w:rsidRPr="00F0557B" w:rsidDel="00830826">
          <w:rPr>
            <w:rFonts w:ascii="Calibri" w:hAnsi="Calibri" w:cs="Calibri"/>
            <w:color w:val="000000" w:themeColor="text1"/>
          </w:rPr>
          <w:delText>using the calibration curve of the SLAB which accounts for the filtrate and solvent volumes</w:delText>
        </w:r>
      </w:del>
      <w:ins w:id="142" w:author="Craig Nelson" w:date="2026-08-12T18:19:00Z" w16du:dateUtc="2026-08-13T04:19:00Z">
        <w:r w:rsidR="00830826">
          <w:rPr>
            <w:rFonts w:ascii="Calibri" w:hAnsi="Calibri" w:cs="Calibri"/>
            <w:color w:val="000000" w:themeColor="text1"/>
            <w:lang w:val="en-US"/>
          </w:rPr>
          <w:t xml:space="preserve">according to </w:t>
        </w:r>
      </w:ins>
      <w:ins w:id="143" w:author="Craig Nelson" w:date="2026-08-12T18:23:00Z" w16du:dateUtc="2026-08-13T04:23:00Z">
        <w:r w:rsidR="00830826">
          <w:rPr>
            <w:rFonts w:ascii="Calibri" w:hAnsi="Calibri" w:cs="Calibri"/>
            <w:color w:val="000000" w:themeColor="text1"/>
            <w:lang w:val="en-US"/>
          </w:rPr>
          <w:t>Smith et al. 1981</w:t>
        </w:r>
      </w:ins>
      <w:r w:rsidRPr="00F0557B">
        <w:rPr>
          <w:rFonts w:ascii="Calibri" w:hAnsi="Calibri" w:cs="Calibri"/>
          <w:color w:val="000000" w:themeColor="text1"/>
        </w:rPr>
        <w:t>.</w:t>
      </w:r>
      <w:commentRangeEnd w:id="139"/>
      <w:r w:rsidR="005125EE" w:rsidRPr="00F0557B">
        <w:rPr>
          <w:rStyle w:val="Marquedecommentaire"/>
          <w:rFonts w:ascii="Calibri" w:hAnsi="Calibri" w:cs="Calibri"/>
          <w:color w:val="000000" w:themeColor="text1"/>
          <w:sz w:val="24"/>
          <w:szCs w:val="24"/>
        </w:rPr>
        <w:commentReference w:id="139"/>
      </w:r>
      <w:commentRangeEnd w:id="140"/>
      <w:r w:rsidR="00830826" w:rsidRPr="00F0557B">
        <w:rPr>
          <w:rStyle w:val="Marquedecommentaire"/>
          <w:rFonts w:ascii="Calibri" w:hAnsi="Calibri" w:cs="Calibri"/>
          <w:color w:val="000000" w:themeColor="text1"/>
          <w:sz w:val="24"/>
          <w:szCs w:val="24"/>
        </w:rPr>
        <w:commentReference w:id="140"/>
      </w:r>
    </w:p>
    <w:p w14:paraId="24D6CF3A"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144" w:name="_Toc232771521"/>
      <w:bookmarkStart w:id="145" w:name="_Toc234162423"/>
      <w:r w:rsidRPr="00F0557B">
        <w:rPr>
          <w:rFonts w:ascii="Calibri" w:hAnsi="Calibri" w:cs="Calibri"/>
          <w:b/>
          <w:bCs/>
          <w:color w:val="000000" w:themeColor="text1"/>
          <w:sz w:val="24"/>
          <w:szCs w:val="24"/>
        </w:rPr>
        <w:t>Cell Abundance via Flow Cytometry</w:t>
      </w:r>
      <w:bookmarkEnd w:id="144"/>
      <w:bookmarkEnd w:id="145"/>
    </w:p>
    <w:p w14:paraId="150692D8" w14:textId="5084E324"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1 mL of mesocosm seawater was sampled using a pipette with disposable tips and fixed with paraformaldehyde for a final concentration of 0.5% v/v in 2ml screw cap centrifuge tubes and kept at room temperature for 1-2h until being flash-frozen at -40C with subsequent long-term </w:t>
      </w:r>
      <w:r w:rsidRPr="00B250A0">
        <w:rPr>
          <w:rFonts w:ascii="Calibri" w:hAnsi="Calibri" w:cs="Calibri"/>
          <w:color w:val="000000" w:themeColor="text1"/>
        </w:rPr>
        <w:t>storage</w:t>
      </w:r>
      <w:r w:rsidR="00B250A0">
        <w:rPr>
          <w:rFonts w:ascii="Calibri" w:hAnsi="Calibri" w:cs="Calibri"/>
          <w:color w:val="000000" w:themeColor="text1"/>
        </w:rPr>
        <w:t xml:space="preserve"> </w:t>
      </w:r>
      <w:r w:rsidRPr="00F0557B">
        <w:rPr>
          <w:rFonts w:ascii="Calibri" w:hAnsi="Calibri" w:cs="Calibri"/>
          <w:color w:val="000000" w:themeColor="text1"/>
        </w:rPr>
        <w:t>at -80°C at the University of Hawai’i</w:t>
      </w:r>
      <w:del w:id="146" w:author="Craig Nelson" w:date="2026-08-12T18:23:00Z" w16du:dateUtc="2026-08-13T04:23:00Z">
        <w:r w:rsidRPr="00F0557B" w:rsidDel="00830826">
          <w:rPr>
            <w:rFonts w:ascii="Calibri" w:hAnsi="Calibri" w:cs="Calibri"/>
            <w:color w:val="000000" w:themeColor="text1"/>
          </w:rPr>
          <w:delText xml:space="preserve"> for long term storage</w:delText>
        </w:r>
      </w:del>
      <w:r w:rsidRPr="00F0557B">
        <w:rPr>
          <w:rFonts w:ascii="Calibri" w:hAnsi="Calibri" w:cs="Calibri"/>
          <w:color w:val="000000" w:themeColor="text1"/>
        </w:rPr>
        <w:t>. Samples were processed at the Biological Electron Microscope Facility (University of Hawai’i at Mānoa) using a Beckman-Coulter CytoFLEX S flow cytometer. Once thawed and brought to room temperature, 275µL samples were aliquoted to polystyrene 96-well U-bottom plates and stained with 7µL of Hoescht 34580 dye (40µg/µL) for a final concentration of 1µg/µL. Additionally, distilled water blanks (stained and unstained) were added to each sample run</w:t>
      </w:r>
      <w:ins w:id="147" w:author="Craig Nelson" w:date="2026-08-12T18:24:00Z" w16du:dateUtc="2026-08-13T04:24:00Z">
        <w:r w:rsidR="00830826">
          <w:rPr>
            <w:rFonts w:ascii="Calibri" w:hAnsi="Calibri" w:cs="Calibri"/>
            <w:color w:val="000000" w:themeColor="text1"/>
            <w:lang w:val="en-US"/>
          </w:rPr>
          <w:t xml:space="preserve"> to confirm consistently negligible cell counts</w:t>
        </w:r>
      </w:ins>
      <w:r w:rsidRPr="00F0557B">
        <w:rPr>
          <w:rFonts w:ascii="Calibri" w:hAnsi="Calibri" w:cs="Calibri"/>
          <w:color w:val="000000" w:themeColor="text1"/>
        </w:rPr>
        <w:t xml:space="preserve">. Samples were kept in the dark to stain for 30 min prior to being analyzed in the flow cytometer as per </w:t>
      </w:r>
      <w:r w:rsidR="00B250A0">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{"citationID":"ZIr9q3u6","properties":{"unsorted":false,"formattedCitation":"(Selph, 2021)","plainCitation":"(Selph, 2021)","dontUpdate":true,"noteIndex":0},"citationItems":[{"id":6317,"uris":["http://zotero.org/users/9067719/items/PKYLCP3I"],"itemData":{"id":6317,"type":"article-journal","abstract":"A flow cytometry method for enumerating marine heterotrophic bacteria and phytoplankton in a living or preserved sample using a low power solid state near-ultraviolet laser is described. The method uses Hoechst 34580 to stain DNA in microbial cells in seawater samples. This stain is optimally excited at 375 nm unlike the similar Hoechst 33342, which requires 350 nm excitation only available on more expensive lasers. Phytoplankton abundances from the Hoechst 34580 method are comparable to those of unstained samples and when analyzed by the Hoechst 33342 staining method. With this new method, nonpigmented marine bacteria and phytoplankton abundances are obtained simultaneously in a single sample as the Hoechst emission wavelength ( 450 nm) is well separated from the emission wavelengths of chlorophyll and phycoerythrin fluorescence. Bacteria abundances are similar between this new method and those obtained with established Hoechst 33342 and SybrGreen I methods. Precision estimates (coefficient of variation) on populations with abundances near 105 cells mL−1 are 1–3%, increasing to 3–9% at lower cell concentrations of 103 cells mL−1. The Hoechst 34580 method is simple, requiring no heating or pretreatment with RNAse, can be used on unpreserved and formaldehyde-preserved cells, and is amenable to at-sea use with portable, compact, low power-requiring flow cytometers.","citation-key":"selphEnumerationMarineMicrobial2021","container-title":"Limnology and Oceanography: Methods","DOI":"10.1002/lom3.10454","ISSN":"1541-5856","issue":"10","language":"en","note":"_eprint: https://aslopubs.onlinelibrary.wiley.com/doi/pdf/10.1002/lom3.10454","page":"692-701","source":"Wiley Online Library","title":"Enumeration of marine microbial organisms by flow cytometry using near-UV excitation of Hoechst 34580-stained DNA","volume":"19","author":[{"family":"Selph","given":"Karen E."}],"issued":{"date-parts":[["2021"]]}}}],"schema":"https://github.com/citation-style-language/schema/raw/master/csl-citation.json"}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Selph (2021)</w:t>
      </w:r>
      <w:r w:rsidR="00B250A0">
        <w:rPr>
          <w:rFonts w:ascii="Calibri" w:hAnsi="Calibri" w:cs="Calibri"/>
          <w:color w:val="000000" w:themeColor="text1"/>
        </w:rPr>
        <w:fldChar w:fldCharType="end"/>
      </w:r>
      <w:r w:rsidR="00B250A0">
        <w:rPr>
          <w:rFonts w:ascii="Calibri" w:hAnsi="Calibri" w:cs="Calibri"/>
          <w:color w:val="000000" w:themeColor="text1"/>
        </w:rPr>
        <w:t xml:space="preserve">. </w:t>
      </w:r>
      <w:r w:rsidRPr="00F0557B">
        <w:rPr>
          <w:rFonts w:ascii="Calibri" w:hAnsi="Calibri" w:cs="Calibri"/>
          <w:color w:val="000000" w:themeColor="text1"/>
        </w:rPr>
        <w:t>Samples were drawn from each well at a rate of 60µL/min for 75 seconds, excluding the events of the first 15 sec to avoid cross-contaminations between wells.</w:t>
      </w:r>
    </w:p>
    <w:p w14:paraId="383C144D" w14:textId="77777777" w:rsidR="001E71FC" w:rsidRPr="00F0557B" w:rsidRDefault="001E71FC" w:rsidP="00B250A0">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Cell count was determined via hierarchical gating which separated events by size, DNA stain, and pigment-associated autofluorescence. The first gating separated the events in “low” and “high” chlorophyll content. Background events were determined by comparing bacterial counts in samples and blanks, and then removed from the sample events. Low-chlorophyll events were classified as heterotrophic bacteria while high-chlorophyll events were further </w:t>
      </w:r>
      <w:r w:rsidRPr="00F0557B">
        <w:rPr>
          <w:rFonts w:ascii="Calibri" w:hAnsi="Calibri" w:cs="Calibri"/>
          <w:color w:val="000000" w:themeColor="text1"/>
        </w:rPr>
        <w:lastRenderedPageBreak/>
        <w:t xml:space="preserve">divided by forward scatter. Large high-chlorophyll events were categorized as pico-eukaryotes while smaller events were labeled as picocyanobacteria. Cyanobacteria were sorted by phycoerythrin (PE) content with high PE cyanobacterial events corresponding to </w:t>
      </w:r>
      <w:r w:rsidRPr="00B250A0">
        <w:rPr>
          <w:rFonts w:ascii="Calibri" w:hAnsi="Calibri" w:cs="Calibri"/>
          <w:i/>
          <w:iCs/>
          <w:color w:val="000000" w:themeColor="text1"/>
        </w:rPr>
        <w:t>Synechococcus</w:t>
      </w:r>
      <w:r w:rsidRPr="00F0557B">
        <w:rPr>
          <w:rFonts w:ascii="Calibri" w:hAnsi="Calibri" w:cs="Calibri"/>
          <w:color w:val="000000" w:themeColor="text1"/>
        </w:rPr>
        <w:t xml:space="preserve">, and low PE cyanobacterial events were labeled as </w:t>
      </w:r>
      <w:r w:rsidRPr="00B250A0">
        <w:rPr>
          <w:rFonts w:ascii="Calibri" w:hAnsi="Calibri" w:cs="Calibri"/>
          <w:i/>
          <w:iCs/>
          <w:color w:val="000000" w:themeColor="text1"/>
        </w:rPr>
        <w:t>Prochlorococcus</w:t>
      </w:r>
      <w:r w:rsidRPr="00F0557B">
        <w:rPr>
          <w:rFonts w:ascii="Calibri" w:hAnsi="Calibri" w:cs="Calibri"/>
          <w:color w:val="000000" w:themeColor="text1"/>
        </w:rPr>
        <w:t>. Cell density (gated events per µL) was calculated by standardizing the event counts to the volume processed included in the event gating (60 µL).</w:t>
      </w:r>
    </w:p>
    <w:p w14:paraId="73E3B1C6" w14:textId="77777777" w:rsidR="001E71FC" w:rsidRPr="00F0557B" w:rsidRDefault="001E71FC" w:rsidP="00934F70">
      <w:pPr>
        <w:pStyle w:val="Titre3"/>
        <w:spacing w:line="360" w:lineRule="auto"/>
        <w:rPr>
          <w:rFonts w:ascii="Calibri" w:hAnsi="Calibri" w:cs="Calibri"/>
          <w:b/>
          <w:bCs/>
          <w:color w:val="000000" w:themeColor="text1"/>
          <w:sz w:val="24"/>
          <w:szCs w:val="24"/>
        </w:rPr>
      </w:pPr>
      <w:bookmarkStart w:id="148" w:name="_Toc232771522"/>
      <w:bookmarkStart w:id="149" w:name="_Toc234162424"/>
      <w:r w:rsidRPr="00F0557B">
        <w:rPr>
          <w:rFonts w:ascii="Calibri" w:hAnsi="Calibri" w:cs="Calibri"/>
          <w:b/>
          <w:bCs/>
          <w:color w:val="000000" w:themeColor="text1"/>
          <w:sz w:val="24"/>
          <w:szCs w:val="24"/>
        </w:rPr>
        <w:t>Bacterial Community Structure</w:t>
      </w:r>
      <w:bookmarkEnd w:id="148"/>
      <w:bookmarkEnd w:id="149"/>
    </w:p>
    <w:p w14:paraId="3BD28D81" w14:textId="0F9B9A0C" w:rsidR="001E71FC" w:rsidRPr="00F0557B" w:rsidRDefault="001E71FC" w:rsidP="00B250A0">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Sterivex filters </w:t>
      </w:r>
      <w:del w:id="150" w:author="Craig Nelson" w:date="2026-08-12T18:26:00Z" w16du:dateUtc="2026-08-13T04:26:00Z">
        <w:r w:rsidRPr="00F0557B" w:rsidDel="00830826">
          <w:rPr>
            <w:rFonts w:ascii="Calibri" w:hAnsi="Calibri" w:cs="Calibri"/>
            <w:color w:val="000000" w:themeColor="text1"/>
          </w:rPr>
          <w:delText xml:space="preserve">used to collect nutrient and fDOM samples </w:delText>
        </w:r>
      </w:del>
      <w:r w:rsidRPr="00F0557B">
        <w:rPr>
          <w:rFonts w:ascii="Calibri" w:hAnsi="Calibri" w:cs="Calibri"/>
          <w:color w:val="000000" w:themeColor="text1"/>
        </w:rPr>
        <w:t xml:space="preserve">were frozen dry at -40°C in the field laboratory, then subsequently returned to the University of Hawai‘i and stored long term at -80°C. The 0.22 µm polyethersulfone filters were retrieved aseptically from the casing and placed in bead tubes (MP Biomedicals FastDNA™ Garnet Matrix). DNA was extracted at the University of Hawai’i Microbial Genomics and Analytical Laboratory (MGAL) using a Machery-Nagel NucleoMag microbiome kit on a ThermoFisher KingFisher Flex system. The V4 region of the 16S rRNA gene amplification following protocols from the Earth Microbiome Project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{"citationID":"50k3Wkkd","properties":{"unsorted":false,"formattedCitation":"(Caporaso et al., 2018)","plainCitation":"(Caporaso et al., 2018)","noteIndex":0},"citationItems":[{"id":6291,"uris":["http://zotero.org/users/9067719/items/UPX2XLGF"],"itemData":{"id":6291,"type":"article-journal","abstract":"EMP 16S Illumina Amplicon Protocol. The 16S protocol detailed here is designed to amplify prokaryotes. Read full protocol, steps, and materials on protocols.io","citation-key":"caporasoEMP16SIllumina2018","language":"en","source":"www.protocols.io","title":"EMP 16S Illumina Amplicon Protocol V.1","URL":"https://www.protocols.io/view/emp-16s-illumina-amplicon-protocol-kqdg3dzzl25z/v1","author":[{"family":"Caporaso","given":"J. Greg"},{"family":"Ackermann","given":"Gail"},{"family":"Apprill","given":"Amy"},{"family":"Bauer","given":"Markus"},{"family":"Berg-Lyons","given":"Donna"},{"family":"Betley","given":"Jason"},{"family":"Fierer","given":"Noah"},{"family":"Fraser","given":"Louise"},{"family":"Fuhrman","given":"Jed A."},{"family":"Gilbert","given":"Jack A."},{"family":"Gormley","given":"Niall"},{"family":"Humphrey","given":"Greg"},{"family":"Huntley","given":"James"},{"family":"Jansson","given":"Janet K."},{"family":"Knight","given":"Rob"},{"family":"Lauber","given":"Chris L."},{"family":"Lozupone","given":"Catherine A."},{"family":"McNally","given":"Sean"},{"family":"Needham","given":"David M."},{"family":"Owens","given":"Sarah M."},{"family":"Parada","given":"Alma E."},{"family":"Parsons","given":"Rachel"},{"family":"Smith","given":"Geoff"},{"family":"Thompson","given":"Luke R."},{"family":"Thompson","given":"Luke"},{"family":"Turnbaugh","given":"Peter J."},{"family":"Walters","given":"William A."},{"family":"Weber","given":"Laura"}],"accessed":{"date-parts":[["2026",4,28]]},"issued":{"date-parts":[["2018",4,14]]}}}],"schema":"https://github.com/citation-style-language/schema/raw/master/csl-citation.json"}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(Caporaso et al., 2018)</w:t>
      </w:r>
      <w:r w:rsidR="00B250A0">
        <w:rPr>
          <w:rFonts w:ascii="Calibri" w:hAnsi="Calibri" w:cs="Calibri"/>
          <w:color w:val="000000" w:themeColor="text1"/>
        </w:rPr>
        <w:fldChar w:fldCharType="end"/>
      </w:r>
      <w:r w:rsidRPr="00F0557B">
        <w:rPr>
          <w:rFonts w:ascii="Calibri" w:hAnsi="Calibri" w:cs="Calibri"/>
          <w:color w:val="000000" w:themeColor="text1"/>
        </w:rPr>
        <w:t xml:space="preserve"> using forward-indexed primers 515F-Parada (5’-GTGYCAGCMGCCGCGGTAA-3’) and 806R-Apprill (5’-GACTACNVGGGTWTCTAAT-3’)</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{"citationID":"9RDSCygt","properties":{"unsorted":false,"formattedCitation":"(Walters et al., 2016)","plainCitation":"(Walters et al., 2016)","noteIndex":0},"citationItems":[{"id":6294,"uris":["http://zotero.org/users/9067719/items/3N4X6UEC"],"itemData":{"id":6294,"type":"article-journal","abstract":"Designing primers for PCR-based taxonomic surveys that amplify a broad range of phylotypes in varied community samples is a difﬁcult challenge, and the comparability of data sets ampliﬁed with varied primers requires attention. Here, we examined the performance of modiﬁed 16S rRNA gene and internal transcribed spacer (ITS) primers for archaea/bacteria and fungi, respectively, with nonaquatic samples. We moved primer bar codes to the 5= end, allowing for a range of different 3= primer pairings, such as the 515f/926r primer pair, which ampliﬁes variable regions 4 and 5 of the 16S rRNA gene. We additionally demonstrated that modiﬁcations to the 515f/806r (variable region 4) 16S primer pair, which improves detection of Thaumarchaeota and clade SAR11 in marine samples, do not degrade performance on taxa already ampliﬁed effectively by the original primer set. Alterations to the fungal ITS primers did result in differential but overall improved performance compared to the original primers. In both cases, the improved primers should be widely adopted for amplicon studies.","citation-key":"waltersImprovedBacterial16S2016","container-title":"mSystems","DOI":"10.1128/mSystems.00009-15","ISSN":"2379-5077","issue":"1","journalAbbreviation":"mSystems","language":"en","page":"e00009-15","source":"DOI.org (Crossref)","title":"Improved Bacterial 16S rRNA Gene (V4 and V4-5) and Fungal Internal Transcribed Spacer Marker Gene Primers for Microbial Community Surveys","volume":"1","author":[{"family":"Walters","given":"William"},{"family":"Hyde","given":"Embriette R."},{"family":"Berg-Lyons","given":"Donna"},{"family":"Ackermann","given":"Gail"},{"family":"Humphrey","given":"Greg"},{"family":"Parada","given":"Alma"},{"family":"Gilbert","given":"Jack A."},{"family":"Jansson","given":"Janet K."},{"family":"Caporaso","given":"J. Gregory"},{"family":"Fuhrman","given":"Jed A."},{"family":"Apprill","given":"Amy"},{"family":"Knight","given":"Rob"}],"editor":[{"family":"Bik","given":"Holly"}],"issued":{"date-parts":[["2016",2,23]]}}}],"schema":"https://github.com/citation-style-language/schema/raw/master/csl-citation.json"}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(Walters et al., 2016)</w:t>
      </w:r>
      <w:r w:rsidR="00B250A0">
        <w:rPr>
          <w:rFonts w:ascii="Calibri" w:hAnsi="Calibri" w:cs="Calibri"/>
          <w:color w:val="000000" w:themeColor="text1"/>
        </w:rPr>
        <w:fldChar w:fldCharType="end"/>
      </w:r>
      <w:del w:id="151" w:author="Craig Nelson" w:date="2026-08-12T18:26:00Z" w16du:dateUtc="2026-08-13T04:26:00Z">
        <w:r w:rsidRPr="00F0557B" w:rsidDel="00830826">
          <w:rPr>
            <w:rFonts w:ascii="Calibri" w:hAnsi="Calibri" w:cs="Calibri"/>
            <w:color w:val="000000" w:themeColor="text1"/>
          </w:rPr>
          <w:delText>. M</w:delText>
        </w:r>
      </w:del>
      <w:ins w:id="152" w:author="Craig Nelson" w:date="2026-08-12T18:26:00Z" w16du:dateUtc="2026-08-13T04:26:00Z">
        <w:r w:rsidR="00830826">
          <w:rPr>
            <w:rFonts w:ascii="Calibri" w:hAnsi="Calibri" w:cs="Calibri"/>
            <w:color w:val="000000" w:themeColor="text1"/>
            <w:lang w:val="en-US"/>
          </w:rPr>
          <w:t xml:space="preserve"> with m</w:t>
        </w:r>
      </w:ins>
      <w:r w:rsidRPr="00F0557B">
        <w:rPr>
          <w:rFonts w:ascii="Calibri" w:hAnsi="Calibri" w:cs="Calibri"/>
          <w:color w:val="000000" w:themeColor="text1"/>
        </w:rPr>
        <w:t xml:space="preserve">inor modifications </w:t>
      </w:r>
      <w:del w:id="153" w:author="Craig Nelson" w:date="2026-08-12T18:26:00Z" w16du:dateUtc="2026-08-13T04:26:00Z">
        <w:r w:rsidRPr="00F0557B" w:rsidDel="00830826">
          <w:rPr>
            <w:rFonts w:ascii="Calibri" w:hAnsi="Calibri" w:cs="Calibri"/>
            <w:color w:val="000000" w:themeColor="text1"/>
          </w:rPr>
          <w:delText>to the protocols were made such that</w:delText>
        </w:r>
      </w:del>
      <w:ins w:id="154" w:author="Craig Nelson" w:date="2026-08-12T18:26:00Z" w16du:dateUtc="2026-08-13T04:26:00Z">
        <w:r w:rsidR="00830826">
          <w:rPr>
            <w:rFonts w:ascii="Calibri" w:hAnsi="Calibri" w:cs="Calibri"/>
            <w:color w:val="000000" w:themeColor="text1"/>
            <w:lang w:val="en-US"/>
          </w:rPr>
          <w:t>(</w:t>
        </w:r>
      </w:ins>
      <w:del w:id="155" w:author="Craig Nelson" w:date="2026-08-12T18:26:00Z" w16du:dateUtc="2026-08-13T04:26:00Z">
        <w:r w:rsidRPr="00F0557B" w:rsidDel="00830826">
          <w:rPr>
            <w:rFonts w:ascii="Calibri" w:hAnsi="Calibri" w:cs="Calibri"/>
            <w:color w:val="000000" w:themeColor="text1"/>
          </w:rPr>
          <w:delText xml:space="preserve"> </w:delText>
        </w:r>
      </w:del>
      <w:r w:rsidRPr="00F0557B">
        <w:rPr>
          <w:rFonts w:ascii="Calibri" w:hAnsi="Calibri" w:cs="Calibri"/>
          <w:color w:val="000000" w:themeColor="text1"/>
        </w:rPr>
        <w:t>triplicate reactions were not pooled and a standardized volume of 1µL of genomic template was used for amplification</w:t>
      </w:r>
      <w:ins w:id="156" w:author="Craig Nelson" w:date="2026-08-12T18:26:00Z" w16du:dateUtc="2026-08-13T04:26:00Z">
        <w:r w:rsidR="00830826">
          <w:rPr>
            <w:rFonts w:ascii="Calibri" w:hAnsi="Calibri" w:cs="Calibri"/>
            <w:color w:val="000000" w:themeColor="text1"/>
            <w:lang w:val="en-US"/>
          </w:rPr>
          <w:t>)</w:t>
        </w:r>
      </w:ins>
      <w:r w:rsidRPr="00F0557B">
        <w:rPr>
          <w:rFonts w:ascii="Calibri" w:hAnsi="Calibri" w:cs="Calibri"/>
          <w:color w:val="000000" w:themeColor="text1"/>
        </w:rPr>
        <w:t>. The SequelPrep kit (Thermo Fisher Scientific) was used to clean and normalize the amplicons to equimolar concentrations. Samples were then pooled and sequenced using the Illumina MiSeq platform (600 cycle V3 chemistry). Sequences were demultiplexed using a probabilistic script; microbiome profiling was executed through the MetaFlow|mics pipeline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{"citationID":"pByGUu4q","properties":{"unsorted":false,"formattedCitation":"(Arisdakessian et al., 2020)","plainCitation":"(Arisdakessian et al., 2020)","noteIndex":0},"citationItems":[{"id":3588,"uris":["http://zotero.org/users/9067719/items/TPTXFADV"],"itemData":{"id":3588,"type":"paper-conference","abstract":"Computational scalability has become an important requirement for processing the massive amounts of data generated in contemporary sequencing-based experiments. The availability of large computational resources through academic, regional or national cyber-infrastructure efforts, as well as through inexpensive cloud offerings, has shifted the bottleneck, which now lies in the extensive expertise necessary to create reproducible and scalable bioinformatics pipelines and deploy them to such diverse infrastructures. We present here MetaFlow|mics, a comprehensive pipeline for the analysis of microbiome marker data using best practices and stateof-the-art cyberinfrastructure standards to ensure reproducibility. MetaFlow|mics provides seamless scalability and extensibility, allowing users to build and test their pipelines on a laptop with small datasets and to subsequently run them on large datasets on an HPC or on the Cloud with a change to a single line of code. Our framework is built on top of the Nextflow workflow management system and provides an interoperable architecture that leverages self-contained Docker and Singularity instances with all the dependencies and requirements needed to quickly deploy and use the pipeline.","citation-key":"arisdakessianMetaFlow|micsScalableReproducible2020","container-title":"Practice and Experience in Advanced Research Computing","DOI":"10.1145/3311790.3396664","event-title":"PEARC '20: Practice and Experience in Advanced Research Computing","ISBN":"978-1-4503-6689-2","language":"en","page":"120-124","publisher":"ACM","publisher-place":"Portland OR USA","source":"DOI.org (Crossref)","title":"MetaFlow|mics: Scalable and Reproducible Nextflow Pipelines for the Analysis of Microbiome Marker Data","title-short":"MetaFlow|mics","URL":"https://dl.acm.org/doi/10.1145/3311790.3396664","author":[{"family":"Arisdakessian","given":"Cédric"},{"family":"Cleveland","given":"Sean B."},{"family":"Belcaid","given":"Mahdi"}],"accessed":{"date-parts":[["2023",9,9]]},"issued":{"date-parts":[["2020",7,26]]}}}],"schema":"https://github.com/citation-style-language/schema/raw/master/csl-citation.json"}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(Arisdakessian et al., 2020)</w:t>
      </w:r>
      <w:r w:rsidR="00B250A0">
        <w:rPr>
          <w:rFonts w:ascii="Calibri" w:hAnsi="Calibri" w:cs="Calibri"/>
          <w:color w:val="000000" w:themeColor="text1"/>
        </w:rPr>
        <w:fldChar w:fldCharType="end"/>
      </w:r>
      <w:r w:rsidRPr="00F0557B">
        <w:rPr>
          <w:rFonts w:ascii="Calibri" w:hAnsi="Calibri" w:cs="Calibri"/>
          <w:color w:val="000000" w:themeColor="text1"/>
        </w:rPr>
        <w:t xml:space="preserve"> using settings from</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{"citationID":"Kk3FPa68","properties":{"unsorted":false,"formattedCitation":"(Jani et al., 2021)","plainCitation":"(Jani et al., 2021)","dontUpdate":true,"noteIndex":0},"citationItems":[{"id":6296,"uris":["http://zotero.org/users/9067719/items/WWSQNLX3"],"itemData":{"id":6296,"type":"article-journal","abstract":"Infectious pathogens can disrupt the microbiome in addition to directly affecting the host. Impacts of disease may be dependent on the ability of the microbiome to recover from such disturbance, yet remarkably little is known about microbiome recovery after disease, particularly in nonhuman animals. We assessed the resilience of the amphibian skin microbial community after disturbance by the pathogen, Batrachochytrium dendrobatidis (Bd). Skin microbial communities of laboratory-reared mountain yellow-legged frogs were tracked through three experimental phases: prior to Bd infection, after Bd infection (disturbance), and after clearing Bd infection (recovery period). Bd infection disturbed microbiome composition and altered the relative abundances of several dominant bacterial taxa. After Bd infection, frogs were treated with an antifungal drug that cleared Bd infection, but this did not lead to recovery of microbiome composition (measured as Unifrac distance) or relative abundances of dominant bacterial groups. These results indicate that Bd infection can lead to an alternate stable state in the microbiome of sensitive amphibians, or that microbiome recovery is extremely slow—in either case resilience is low. Furthermore, antifungal treatment and clearance of Bd infection had the additional effect of reducing microbial community variability, which we hypothesize results from similarity across frogs in the taxa that colonize community vacancies resulting from the removal of Bd. Our results indicate that the skin microbiota of mountain yellowlegged frogs has low resilience following Bd-induced disturbance and is further altered by the process of clearing Bd infection, which may have implications for the conservation of this endangered amphibian.","citation-key":"janiAmphibianMicrobiomeExhibits2021","container-title":"The ISME Journal","DOI":"10.1038/s41396-020-00875-w","ISSN":"1751-7362, 1751-7370","issue":"6","language":"en","license":"https://creativecommons.org/licenses/by/4.0/","page":"1628-1640","source":"DOI.org (Crossref)","title":"The amphibian microbiome exhibits poor resilience following pathogen-induced disturbance","volume":"15","author":[{"family":"Jani","given":"Andrea J"},{"family":"Bushell","given":"Jessie"},{"family":"Arisdakessian","given":"Cédric G"},{"family":"Belcaid","given":"Mahdi"},{"family":"Boiano","given":"Daniel M"},{"family":"Brown","given":"Cathy"},{"family":"Knapp","given":"Roland A"}],"issued":{"date-parts":[["2021",6,1]]}}}],"schema":"https://github.com/citation-style-language/schema/raw/master/csl-citation.json"}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Jani et al. (2021)</w:t>
      </w:r>
      <w:r w:rsidR="00B250A0">
        <w:rPr>
          <w:rFonts w:ascii="Calibri" w:hAnsi="Calibri" w:cs="Calibri"/>
          <w:color w:val="000000" w:themeColor="text1"/>
        </w:rPr>
        <w:fldChar w:fldCharType="end"/>
      </w:r>
      <w:r w:rsidRPr="00F0557B">
        <w:rPr>
          <w:rFonts w:ascii="Calibri" w:hAnsi="Calibri" w:cs="Calibri"/>
          <w:color w:val="000000" w:themeColor="text1"/>
        </w:rPr>
        <w:t>. Sequences were assembled, denoised and trimmed using DADA2 and aligned with mothur to the Silva(v132) global SSU rRNA alignment database</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{"citationID":"qKf6Xv56","properties":{"unsorted":false,"formattedCitation":"(Callahan et al., 2016; Schloss et al., 2009; Yilmaz et al., 2014)","plainCitation":"(Callahan et al., 2016; Schloss et al., 2009; Yilmaz et al., 2014)","noteIndex":0},"citationItems":[{"id":6320,"uris":["http://zotero.org/users/9067719/items/W952WFEL"],"itemData":{"id":6320,"type":"article-journal","abstract":"We present DADA2, a software package that models and corrects Illumina-sequenced amplicon errors. DADA2 infers sample sequences exactly, without coarse-graining into OTUs, and resolves differences of as little as one nucleotide. In several mock communities DADA2 identified more real variants and output fewer spurious sequences than other methods. We applied DADA2 to vaginal samples from a cohort of pregnant women, revealing a diversity of previously undetected Lactobacillus crispatus variants.","citation-key":"callahanDADA2HighResolution2016","container-title":"Nature methods","DOI":"10.1038/nmeth.3869","ISSN":"1548-7091","issue":"7","journalAbbreviation":"Nat Methods","page":"581-583","PMID":"27214047","PMCID":"PMC4927377","source":"PubMed Central","title":"DADA2: High resolution sample inference from Illumina amplicon data","title-short":"DADA2","volume":"13","author":[{"family":"Callahan","given":"Benjamin J"},{"family":"McMurdie","given":"Paul J"},{"family":"Rosen","given":"Michael J"},{"family":"Han","given":"Andrew W"},{"family":"Johnson","given":"Amy Jo A"},{"family":"Holmes","given":"Susan P"}],"issued":{"date-parts":[["2016",7]]}}},{"id":6324,"uris":["http://zotero.org/users/9067719/items/VMUAWHIJ"],"itemData":{"id":6324,"type":"article-journal","abstract":"ABSTRACT\n            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α and β diversity of eight marine samples previously characterized by pyrosequencing of 16S rRNA gene fragments. This analysis of more than 222,000 sequences was completed in less than 2 h with a laptop computer.","citation-key":"schlossIntroducingMothurOpenSource2009","container-title":"Applied and Environmental Microbiology","DOI":"10.1128/AEM.01541-09","ISSN":"0099-2240, 1098-5336","issue":"23","journalAbbreviation":"Appl Environ Microbiol","language":"en","page":"7537-7541","source":"DOI.org (Crossref)","title":"Introducing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F."}],"issued":{"date-parts":[["2009",12]]}}},{"id":6326,"uris":["http://zotero.org/users/9067719/items/G5D7T56I"],"itemData":{"id":6326,"type":"article-journal","abstract":"SILVA (from Latin silva, forest, http://www.arb-silva. de) is a comprehensive resource for up-to-date quality-controlled databases of aligned ribosomal RNA (rRNA) gene sequences from the Bacteria, Archaea and Eukaryota domains and supplementary online services. SILVA provides a manually curated taxonomy for all three domains of life, based on representative phylogenetic trees for the smalland large-subunit rRNA genes. This article describes the improvements the SILVA taxonomy has undergone in the last 3 years. Specifically we are focusing on the curation process, the various resources used for curation and the comparison of the SILVA taxonomy with Greengenes and RDP-II taxonomies. Our comparisons not only revealed a reasonable overlap between the taxa names, but also points to significant differences in both names and numbers of taxa between the three resources.","citation-key":"yilmazSILVAAllspeciesLiving2014","container-title":"Nucleic Acids Research","DOI":"10.1093/nar/gkt1209","ISSN":"0305-1048, 1362-4962","issue":"D1","journalAbbreviation":"Nucl. Acids Res.","language":"en","license":"http://creativecommons.org/licenses/by-nc/3.0/","page":"D643-D648","source":"DOI.org (Crossref)","title":"The SILVA and “All-species Living Tree Project (LTP)” taxonomic frameworks","volume":"42","author":[{"family":"Yilmaz","given":"Pelin"},{"family":"Parfrey","given":"Laura Wegener"},{"family":"Yarza","given":"Pablo"},{"family":"Gerken","given":"Jan"},{"family":"Pruesse","given":"Elmar"},{"family":"Quast","given":"Christian"},{"family":"Schweer","given":"Timmy"},{"family":"Peplies","given":"Jörg"},{"family":"Ludwig","given":"Wolfgang"},{"family":"Glöckner","given":"Frank Oliver"}],"issued":{"date-parts":[["2014",1]]}}}],"schema":"https://github.com/citation-style-language/schema/raw/master/csl-citation.json"}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(Callahan et al., 2016; Schloss et al., 2009; Yilmaz et al., 2014)</w:t>
      </w:r>
      <w:r w:rsidR="00B250A0">
        <w:rPr>
          <w:rFonts w:ascii="Calibri" w:hAnsi="Calibri" w:cs="Calibri"/>
          <w:color w:val="000000" w:themeColor="text1"/>
        </w:rPr>
        <w:fldChar w:fldCharType="end"/>
      </w:r>
      <w:r w:rsidRPr="00F0557B">
        <w:rPr>
          <w:rFonts w:ascii="Calibri" w:hAnsi="Calibri" w:cs="Calibri"/>
          <w:color w:val="000000" w:themeColor="text1"/>
        </w:rPr>
        <w:t xml:space="preserve">. We used bayesian consensus classification to assign taxonomy strings to the sequences (70% confidence) to the genus level, and clustered into 97% sequence identity operational taxonomic units (OTU) using VSEARCH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{"citationID":"srPn7t62","properties":{"unsorted":false,"formattedCitation":"(Rognes et al., 2016; Wang et al., 2007)","plainCitation":"(Rognes et al., 2016; Wang et al., 2007)","noteIndex":0},"citationItems":[{"id":6330,"uris":["http://zotero.org/users/9067719/items/YH4MJYPD"],"itemData":{"id":6330,"type":"article-journal","abstract":"Background.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use.","citation-key":"rognesVSEARCHVersatileOpen2016","container-title":"PeerJ","DOI":"10.7717/peerj.2584","ISSN":"2167-8359","language":"en","license":"http://creativecommons.org/licenses/by/4.0/","page":"e2584","source":"DOI.org (Crossref)","title":"VSEARCH: a versatile open source tool for metagenomics","title-short":"VSEARCH","volume":"4","author":[{"family":"Rognes","given":"Torbjørn"},{"family":"Flouri","given":"Tomáš"},{"family":"Nichols","given":"Ben"},{"family":"Quince","given":"Christopher"},{"family":"Mahé","given":"Frédéric"}],"issued":{"date-parts":[["2016",10,18]]}}},{"id":6328,"uris":["http://zotero.org/users/9067719/items/DG8HMVQJ"],"itemData":{"id":6328,"type":"article-journal","abstract":"ABSTRACT\n            \n              The Ribosomal Database Project (RDP) Classifier, a naïve Bayesian classifier, can rapidly and accurately classify bacterial 16S rRNA sequences into the new higher-order taxonomy proposed in Bergey's\n              Taxonomic Outline of the Prokaryotes\n              (2nd ed., release 5.0, Springer-Verlag, New York, NY, 2004). It provides taxonomic assignments from domain to genus, with confidence estimates for each assignment. The majority of classifications (98%) were</w:instrText>
      </w:r>
      <w:r w:rsidR="00B250A0">
        <w:rPr>
          <w:rFonts w:ascii="Calibri" w:hAnsi="Calibri" w:cs="Calibri" w:hint="eastAsia"/>
          <w:color w:val="000000" w:themeColor="text1"/>
        </w:rPr>
        <w:instrText xml:space="preserve"> of high estimated confidence (</w:instrText>
      </w:r>
      <w:r w:rsidR="00B250A0">
        <w:rPr>
          <w:rFonts w:ascii="Calibri" w:hAnsi="Calibri" w:cs="Calibri" w:hint="eastAsia"/>
          <w:color w:val="000000" w:themeColor="text1"/>
        </w:rPr>
        <w:instrText>≥</w:instrText>
      </w:r>
      <w:r w:rsidR="00B250A0">
        <w:rPr>
          <w:rFonts w:ascii="Calibri" w:hAnsi="Calibri" w:cs="Calibri" w:hint="eastAsia"/>
          <w:color w:val="000000" w:themeColor="text1"/>
        </w:rPr>
        <w:instrText>95%) and high accuracy (98%). In addition to being tested with the corpus of 5,014 type strain sequences from Bergey's outline, the RDP Classifier was tested with a corpus of 23,095 rRNA sequences as assigned by the NCBI in</w:instrText>
      </w:r>
      <w:r w:rsidR="00B250A0">
        <w:rPr>
          <w:rFonts w:ascii="Calibri" w:hAnsi="Calibri" w:cs="Calibri"/>
          <w:color w:val="000000" w:themeColor="text1"/>
        </w:rPr>
        <w:instrText xml:space="preserve">to their alternative higher-order taxonomy. The results from leave-one-out testing on both corpora show that the overall accuracies at all levels of confidence for near-full-length and 400-base segments were 89% or above down to the genus level, and the majority of the classification errors appear to be due to anomalies in the current taxonomies. For shorter rRNA segments, such as those that might be generated by pyrosequencing, the error rate varied greatly over the length of the 16S rRNA gene, with segments around the V2 and V4 variable regions giving the lowest error rates. The RDP Classifier is suitable both for the analysis of single rRNA sequences and for the analysis of libraries of thousands of sequences. Another related tool, RDP Library Compare, was developed to facilitate microbial-community comparison based on 16S rRNA gene sequence libraries. It combines the RDP Classifier with a statistical test to flag taxa differentially represented between samples. The RDP Classifier and RDP Library Compare are available online at\n              http://rdp.cme.msu.edu/\n              .","citation-key":"wangNaiveBayesianClassifier2007","container-title":"Applied and Environmental Microbiology","DOI":"10.1128/AEM.00062-07","ISSN":"0099-2240, 1098-5336","issue":"16","journalAbbreviation":"Appl Environ Microbiol","language":"en","page":"5261-5267","source":"DOI.org (Crossref)","title":"Naïve Bayesian Classifier for Rapid Assignment of rRNA Sequences into the New Bacterial Taxonomy","volume":"73","author":[{"family":"Wang","given":"Qiong"},{"family":"Garrity","given":"George M."},{"family":"Tiedje","given":"James M."},{"family":"Cole","given":"James R."}],"issued":{"date-parts":[["2007",8,15]]}}}],"schema":"https://github.com/citation-style-language/schema/raw/master/csl-citation.json"} </w:instrText>
      </w:r>
      <w:r w:rsidR="00B250A0">
        <w:rPr>
          <w:rFonts w:ascii="Calibri" w:hAnsi="Calibri" w:cs="Calibri"/>
          <w:color w:val="000000" w:themeColor="text1"/>
        </w:rPr>
        <w:fldChar w:fldCharType="separate"/>
      </w:r>
      <w:r w:rsidR="00B250A0">
        <w:rPr>
          <w:rFonts w:ascii="Calibri" w:hAnsi="Calibri" w:cs="Calibri"/>
          <w:noProof/>
          <w:color w:val="000000" w:themeColor="text1"/>
        </w:rPr>
        <w:t>(Rognes et al., 2016; Wang et al., 2007)</w:t>
      </w:r>
      <w:r w:rsidR="00B250A0">
        <w:rPr>
          <w:rFonts w:ascii="Calibri" w:hAnsi="Calibri" w:cs="Calibri"/>
          <w:color w:val="000000" w:themeColor="text1"/>
        </w:rPr>
        <w:fldChar w:fldCharType="end"/>
      </w:r>
      <w:r w:rsidRPr="00F0557B">
        <w:rPr>
          <w:rFonts w:ascii="Calibri" w:hAnsi="Calibri" w:cs="Calibri"/>
          <w:color w:val="000000" w:themeColor="text1"/>
        </w:rPr>
        <w:t>. OTUs were refined to reduce intragenomic taxonomic splitting errors using LULU</w:t>
      </w:r>
      <w:r w:rsidR="00B250A0">
        <w:rPr>
          <w:rFonts w:ascii="Calibri" w:hAnsi="Calibri" w:cs="Calibri"/>
          <w:color w:val="000000" w:themeColor="text1"/>
        </w:rPr>
        <w:t xml:space="preserve"> </w:t>
      </w:r>
      <w:r w:rsidR="00B250A0">
        <w:rPr>
          <w:rFonts w:ascii="Calibri" w:hAnsi="Calibri" w:cs="Calibri"/>
          <w:color w:val="000000" w:themeColor="text1"/>
        </w:rPr>
        <w:fldChar w:fldCharType="begin"/>
      </w:r>
      <w:r w:rsidR="00B250A0">
        <w:rPr>
          <w:rFonts w:ascii="Calibri" w:hAnsi="Calibri" w:cs="Calibri"/>
          <w:color w:val="000000" w:themeColor="text1"/>
        </w:rPr>
        <w:instrText xml:space="preserve"> ADDIN ZOTERO_ITEM CSL_CITATION {"citationID":"7SW751vU","properties":{"unsorted":false,"formattedCitation":"(Fr\\uc0\\u248{}slev et al., 2017)","plainCitation":"(Frøslev et al., 2017)","noteIndex":0},"citationItems":[{"id":6332,"uris":["http://zotero.org/users/9067719/items/ZQVQJNPI"],"itemData":{"id":6332,"type":"article-journal","abstract":"Abstract\n            \n              DNA metabarcoding is promising for cost-effective biodiversity monitoring, but reliable diversity estimates are difficult to achieve and validate. Here we present and validate a method, called LULU, for removing erroneous molecular operational taxonomic units (OTUs) from community data derived by high-throughput sequencing of amplified marker genes. LULU identifies errors by combining sequence similarity and co-occurrence patterns. To validate the LULU method, we use a unique data set of high quality survey data of vascular plants paired with plant\n              ITS2\n              metabarcoding data of DNA extracted from soil from 130 sites in Denmark spanning major environmental gradients. OTU tables are produced with several different OTU definition algorithms and subsequently curated with LULU, and validated against field survey data. LULU curation consistently improves α-diversity estimates and other biodiversity metrics, and does not require a sequence reference database; thus, it represents a promising method for reliable biodiversity estimation.","citation-key":"froslevAlgorithmPostclusteringCuration2017","container-title":"Nature Communications","DOI":"10.1038/s41467-017-01312-x","ISSN":"2041-1723","issue":"1","journalAbbreviation":"Nat Commun","language":"en","page":"1188","source":"DOI.org (Crossref)","title":"Algorithm for post-clustering curation of DNA amplicon data yields reliable biodiversity estimates","volume":"8","author":[{"family":"Frøslev","given":"Tobias Guldberg"},{"family":"Kjøller","given":"Rasmus"},{"family":"Bruun","given":"Hans Henrik"},{"family":"Ejrnæs","given":"Rasmus"},{"family":"Brunbjerg","given":"Ane Kirstine"},{"family":"Pietroni","given":"Carlotta"},{"family":"Hansen","given":"Anders Johannes"}],"issued":{"date-parts":[["2017",10,30]]}}}],"schema":"https://github.com/citation-style-language/schema/raw/master/csl-citation.json"} </w:instrText>
      </w:r>
      <w:r w:rsidR="00B250A0">
        <w:rPr>
          <w:rFonts w:ascii="Calibri" w:hAnsi="Calibri" w:cs="Calibri"/>
          <w:color w:val="000000" w:themeColor="text1"/>
        </w:rPr>
        <w:fldChar w:fldCharType="separate"/>
      </w:r>
      <w:r w:rsidR="00B250A0" w:rsidRPr="00B250A0">
        <w:rPr>
          <w:rFonts w:ascii="Calibri" w:hAnsi="Calibri" w:cs="Calibri"/>
          <w:color w:val="000000"/>
          <w:kern w:val="0"/>
          <w:lang w:val="en-US"/>
        </w:rPr>
        <w:t>(Frøslev et al., 2017)</w:t>
      </w:r>
      <w:r w:rsidR="00B250A0">
        <w:rPr>
          <w:rFonts w:ascii="Calibri" w:hAnsi="Calibri" w:cs="Calibri"/>
          <w:color w:val="000000" w:themeColor="text1"/>
        </w:rPr>
        <w:fldChar w:fldCharType="end"/>
      </w:r>
      <w:r w:rsidR="00B250A0">
        <w:rPr>
          <w:rFonts w:ascii="Calibri" w:hAnsi="Calibri" w:cs="Calibri"/>
          <w:color w:val="000000" w:themeColor="text1"/>
        </w:rPr>
        <w:t xml:space="preserve">. </w:t>
      </w:r>
      <w:r w:rsidRPr="00F0557B">
        <w:rPr>
          <w:rFonts w:ascii="Calibri" w:hAnsi="Calibri" w:cs="Calibri"/>
          <w:color w:val="000000" w:themeColor="text1"/>
        </w:rPr>
        <w:t xml:space="preserve">Sequences that could not be classified at the “Domain” level as well as Mitochondrial and chloroplast 16S </w:t>
      </w:r>
      <w:r w:rsidRPr="00F0557B">
        <w:rPr>
          <w:rFonts w:ascii="Calibri" w:hAnsi="Calibri" w:cs="Calibri"/>
          <w:color w:val="000000" w:themeColor="text1"/>
        </w:rPr>
        <w:lastRenderedPageBreak/>
        <w:t>sequences were discarded. The sequencing depth was then standardized to 10,000 random reads per sample. Bioinformatics data was processed on the C-MAIKI gateway at the University of Hawai i at Mānoa</w:t>
      </w:r>
      <w:r w:rsidR="004A3DE3">
        <w:rPr>
          <w:rFonts w:ascii="Calibri" w:hAnsi="Calibri" w:cs="Calibri"/>
          <w:color w:val="000000" w:themeColor="text1"/>
        </w:rPr>
        <w:t xml:space="preserve"> </w:t>
      </w:r>
      <w:r w:rsidR="004A3DE3">
        <w:rPr>
          <w:rFonts w:ascii="Calibri" w:hAnsi="Calibri" w:cs="Calibri"/>
          <w:color w:val="000000" w:themeColor="text1"/>
        </w:rPr>
        <w:fldChar w:fldCharType="begin"/>
      </w:r>
      <w:r w:rsidR="004A3DE3">
        <w:rPr>
          <w:rFonts w:ascii="Calibri" w:hAnsi="Calibri" w:cs="Calibri"/>
          <w:color w:val="000000" w:themeColor="text1"/>
        </w:rPr>
        <w:instrText xml:space="preserve"> ADDIN ZOTERO_ITEM CSL_CITATION {"citationID":"JqYfq724","properties":{"unsorted":false,"formattedCitation":"(Cleveland et al., 2022)","plainCitation":"(Cleveland et al., 2022)","noteIndex":0},"citationItems":[{"id":3586,"uris":["http://zotero.org/users/9067719/items/R6IQQJYS"],"itemData":{"id":3586,"type":"paper-conference","abstract":"In collaboration with the Center for Microbiome Analysis through Island Knowledge and Investigations (C-MA¯ IKI), the Hawaii EPSCoR Ike Wai project and the Hawaii Data Science Institute, a new science gateway, the C-MA¯ IKI gateway, was developed to support modern, interoperable and scalable microbiome data analysis. This gateway provides a web-based interface for accessing high-performance computing resources and storage to enable and support reproducible microbiome data analysis. The C-MA¯ IKI gateway is accelerating the analysis of microbiome data for Hawaii through ease of use and centralized infrastructure.","citation-key":"clevelandCMAIKIGatewayModern2022a","container-title":"Practice and Experience in Advanced Research Computing","DOI":"10.1145/3491418.3530291","event-title":"PEARC '22: Practice and Experience in Advanced Research Computing","ISBN":"978-1-4503-9161-0","language":"en","page":"1-7","publisher":"ACM","publisher-place":"Boston MA USA","source":"DOI.org (Crossref)","title":"The C-MĀIKI Gateway: A Modern Science Platform for Analyzing Microbiome Data","title-short":"The C-MĀIKI Gateway","URL":"https://dl.acm.org/doi/10.1145/3491418.3530291","author":[{"family":"Cleveland","given":"Sean"},{"family":"Arisdakessian","given":"Cedric"},{"family":"Nelson","given":"Craig"},{"family":"Belcaid","given":"Mahdi"},{"family":"Frank","given":"Kiana"},{"family":"Jacobs","given":"Gwen"}],"accessed":{"date-parts":[["2023",9,9]]},"issued":{"date-parts":[["2022",7,8]]}}}],"schema":"https://github.com/citation-style-language/schema/raw/master/csl-citation.json"} </w:instrText>
      </w:r>
      <w:r w:rsidR="004A3DE3">
        <w:rPr>
          <w:rFonts w:ascii="Calibri" w:hAnsi="Calibri" w:cs="Calibri"/>
          <w:color w:val="000000" w:themeColor="text1"/>
        </w:rPr>
        <w:fldChar w:fldCharType="separate"/>
      </w:r>
      <w:r w:rsidR="004A3DE3">
        <w:rPr>
          <w:rFonts w:ascii="Calibri" w:hAnsi="Calibri" w:cs="Calibri"/>
          <w:noProof/>
          <w:color w:val="000000" w:themeColor="text1"/>
        </w:rPr>
        <w:t>(Cleveland et al., 2022)</w:t>
      </w:r>
      <w:r w:rsidR="004A3DE3">
        <w:rPr>
          <w:rFonts w:ascii="Calibri" w:hAnsi="Calibri" w:cs="Calibri"/>
          <w:color w:val="000000" w:themeColor="text1"/>
        </w:rPr>
        <w:fldChar w:fldCharType="end"/>
      </w:r>
      <w:r w:rsidRPr="00F0557B">
        <w:rPr>
          <w:rFonts w:ascii="Calibri" w:hAnsi="Calibri" w:cs="Calibri"/>
          <w:color w:val="000000" w:themeColor="text1"/>
        </w:rPr>
        <w:t xml:space="preserve">. After data processing, </w:t>
      </w:r>
      <w:commentRangeStart w:id="157"/>
      <w:r w:rsidRPr="00F0557B">
        <w:rPr>
          <w:rFonts w:ascii="Calibri" w:hAnsi="Calibri" w:cs="Calibri"/>
          <w:color w:val="000000" w:themeColor="text1"/>
        </w:rPr>
        <w:t>OTU</w:t>
      </w:r>
      <w:ins w:id="158" w:author="Craig Nelson" w:date="2026-08-12T18:27:00Z" w16du:dateUtc="2026-08-13T04:27:00Z">
        <w:r w:rsidR="00830826">
          <w:rPr>
            <w:rFonts w:ascii="Calibri" w:hAnsi="Calibri" w:cs="Calibri"/>
            <w:color w:val="000000" w:themeColor="text1"/>
            <w:lang w:val="en-US"/>
          </w:rPr>
          <w:t>s</w:t>
        </w:r>
      </w:ins>
      <w:r w:rsidRPr="00F0557B">
        <w:rPr>
          <w:rFonts w:ascii="Calibri" w:hAnsi="Calibri" w:cs="Calibri"/>
          <w:color w:val="000000" w:themeColor="text1"/>
        </w:rPr>
        <w:t xml:space="preserve"> that were not greater than 0.1% abundance in at least one sample were filtered out of the data set.</w:t>
      </w:r>
      <w:commentRangeEnd w:id="157"/>
      <w:r w:rsidR="00830826" w:rsidRPr="00F0557B">
        <w:rPr>
          <w:rStyle w:val="Marquedecommentaire"/>
          <w:rFonts w:ascii="Calibri" w:hAnsi="Calibri" w:cs="Calibri"/>
          <w:color w:val="000000" w:themeColor="text1"/>
          <w:sz w:val="24"/>
          <w:szCs w:val="24"/>
        </w:rPr>
        <w:commentReference w:id="157"/>
      </w:r>
    </w:p>
    <w:p w14:paraId="178B5905" w14:textId="77777777" w:rsidR="001E71FC" w:rsidRPr="00F0557B" w:rsidRDefault="001E71FC" w:rsidP="00934F70">
      <w:pPr>
        <w:spacing w:line="360" w:lineRule="auto"/>
        <w:rPr>
          <w:rFonts w:ascii="Calibri" w:hAnsi="Calibri" w:cs="Calibri"/>
          <w:color w:val="000000" w:themeColor="text1"/>
        </w:rPr>
      </w:pPr>
    </w:p>
    <w:p w14:paraId="57E2CF69" w14:textId="77777777" w:rsidR="001E71FC" w:rsidRPr="00F0557B" w:rsidRDefault="001E71FC" w:rsidP="00934F70">
      <w:pPr>
        <w:pStyle w:val="Titre2"/>
        <w:spacing w:line="360" w:lineRule="auto"/>
        <w:rPr>
          <w:rFonts w:ascii="Calibri" w:hAnsi="Calibri" w:cs="Calibri"/>
          <w:b/>
          <w:bCs/>
          <w:color w:val="000000" w:themeColor="text1"/>
          <w:sz w:val="24"/>
          <w:szCs w:val="24"/>
        </w:rPr>
      </w:pPr>
      <w:bookmarkStart w:id="159" w:name="_Toc232771523"/>
      <w:bookmarkStart w:id="160" w:name="_Toc234162425"/>
      <w:r w:rsidRPr="00F0557B">
        <w:rPr>
          <w:rFonts w:ascii="Calibri" w:hAnsi="Calibri" w:cs="Calibri"/>
          <w:b/>
          <w:bCs/>
          <w:color w:val="000000" w:themeColor="text1"/>
          <w:sz w:val="24"/>
          <w:szCs w:val="24"/>
        </w:rPr>
        <w:t>Statistical Analysis</w:t>
      </w:r>
      <w:bookmarkEnd w:id="159"/>
      <w:bookmarkEnd w:id="160"/>
    </w:p>
    <w:p w14:paraId="1DA617E4" w14:textId="68C4FFCD" w:rsidR="00F70BA6" w:rsidRDefault="001E71FC" w:rsidP="00F70BA6">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To test the hypothesis that algal communities change DOC production, DOM composition, nutrient consumption, and bacterial abundance compared to the control, we ran linear mixed effects models with DOC, fDOM, nutrient measurements and bacterial abundance as our dependent variables. </w:t>
      </w:r>
      <w:commentRangeStart w:id="161"/>
      <w:r w:rsidRPr="00F0557B">
        <w:rPr>
          <w:rFonts w:ascii="Calibri" w:hAnsi="Calibri" w:cs="Calibri"/>
          <w:color w:val="000000" w:themeColor="text1"/>
        </w:rPr>
        <w:t>Data processing and statistical analysis were performed using R (version 4.5.2) and RStudio (Posit Software, Boston, MA)</w:t>
      </w:r>
      <w:r w:rsidR="004A3DE3">
        <w:rPr>
          <w:rFonts w:ascii="Calibri" w:hAnsi="Calibri" w:cs="Calibri"/>
          <w:color w:val="000000" w:themeColor="text1"/>
        </w:rPr>
        <w:t xml:space="preserve"> </w:t>
      </w:r>
      <w:r w:rsidR="004A3DE3">
        <w:rPr>
          <w:rFonts w:ascii="Calibri" w:hAnsi="Calibri" w:cs="Calibri"/>
          <w:color w:val="000000" w:themeColor="text1"/>
        </w:rPr>
        <w:fldChar w:fldCharType="begin"/>
      </w:r>
      <w:r w:rsidR="004A3DE3">
        <w:rPr>
          <w:rFonts w:ascii="Calibri" w:hAnsi="Calibri" w:cs="Calibri"/>
          <w:color w:val="000000" w:themeColor="text1"/>
        </w:rPr>
        <w:instrText xml:space="preserve"> ADDIN ZOTERO_ITEM CSL_CITATION {"citationID":"U9lICfij","properties":{"unsorted":false,"formattedCitation":"(RStudio Team, 2022)","plainCitation":"(RStudio Team, 2022)","noteIndex":0},"citationItems":[{"id":3821,"uris":["http://zotero.org/users/9067719/items/ZG89S9G4"],"itemData":{"id":3821,"type":"software","citation-key":"rstudioteamRStudioIntegratedDevelopment2022","publisher":"RStudio, PBC.","publisher-place":"Boston, MA","title":"RStudio: Integrated Development Environment for R","URL":"http://www.rstudio.com/","author":[{"family":"RStudio Team","given":""}],"issued":{"date-parts":[["2022"]]}}}],"schema":"https://github.com/citation-style-language/schema/raw/master/csl-citation.json"} </w:instrText>
      </w:r>
      <w:r w:rsidR="004A3DE3">
        <w:rPr>
          <w:rFonts w:ascii="Calibri" w:hAnsi="Calibri" w:cs="Calibri"/>
          <w:color w:val="000000" w:themeColor="text1"/>
        </w:rPr>
        <w:fldChar w:fldCharType="separate"/>
      </w:r>
      <w:r w:rsidR="004A3DE3">
        <w:rPr>
          <w:rFonts w:ascii="Calibri" w:hAnsi="Calibri" w:cs="Calibri"/>
          <w:noProof/>
          <w:color w:val="000000" w:themeColor="text1"/>
        </w:rPr>
        <w:t>(RStudio Team, 2022)</w:t>
      </w:r>
      <w:r w:rsidR="004A3DE3">
        <w:rPr>
          <w:rFonts w:ascii="Calibri" w:hAnsi="Calibri" w:cs="Calibri"/>
          <w:color w:val="000000" w:themeColor="text1"/>
        </w:rPr>
        <w:fldChar w:fldCharType="end"/>
      </w:r>
      <w:r w:rsidRPr="00F0557B">
        <w:rPr>
          <w:rFonts w:ascii="Calibri" w:hAnsi="Calibri" w:cs="Calibri"/>
          <w:color w:val="000000" w:themeColor="text1"/>
        </w:rPr>
        <w:t xml:space="preserve">. </w:t>
      </w:r>
      <w:commentRangeEnd w:id="161"/>
      <w:r w:rsidR="00A57058" w:rsidRPr="00F0557B">
        <w:rPr>
          <w:rStyle w:val="Marquedecommentaire"/>
          <w:rFonts w:ascii="Calibri" w:hAnsi="Calibri" w:cs="Calibri"/>
          <w:color w:val="000000" w:themeColor="text1"/>
          <w:sz w:val="24"/>
          <w:szCs w:val="24"/>
        </w:rPr>
        <w:commentReference w:id="161"/>
      </w:r>
      <w:r w:rsidRPr="00F0557B">
        <w:rPr>
          <w:rFonts w:ascii="Calibri" w:hAnsi="Calibri" w:cs="Calibri"/>
          <w:color w:val="000000" w:themeColor="text1"/>
        </w:rPr>
        <w:t xml:space="preserve">For each variable, values that were outside of the </w:t>
      </w:r>
      <m:oMath>
        <m:acc>
          <m:accPr>
            <m:chr m:val="̅"/>
            <m:ctrlPr>
              <w:rPr>
                <w:rFonts w:ascii="Cambria Math" w:hAnsi="Cambria Math" w:cs="Calibri"/>
                <w:i/>
                <w:color w:val="000000" w:themeColor="text1"/>
              </w:rPr>
            </m:ctrlPr>
          </m:accPr>
          <m:e>
            <m:r>
              <w:rPr>
                <w:rFonts w:ascii="Cambria Math" w:hAnsi="Cambria Math" w:cs="Calibri"/>
                <w:color w:val="000000" w:themeColor="text1"/>
              </w:rPr>
              <m:t>x</m:t>
            </m:r>
          </m:e>
        </m:acc>
        <m:r>
          <w:rPr>
            <w:rFonts w:ascii="Cambria Math" w:hAnsi="Cambria Math" w:cs="Calibri"/>
            <w:color w:val="000000" w:themeColor="text1"/>
          </w:rPr>
          <m:t>±2σ</m:t>
        </m:r>
      </m:oMath>
      <w:r w:rsidRPr="00F0557B">
        <w:rPr>
          <w:rFonts w:ascii="Calibri" w:hAnsi="Calibri" w:cs="Calibri"/>
          <w:color w:val="000000" w:themeColor="text1"/>
        </w:rPr>
        <w:t xml:space="preserve"> ranges were identified as outliers</w:t>
      </w:r>
      <w:ins w:id="162" w:author="Craig Nelson" w:date="2026-08-12T18:30:00Z" w16du:dateUtc="2026-08-13T04:30:00Z">
        <w:r w:rsidR="00A57058">
          <w:rPr>
            <w:rFonts w:ascii="Calibri" w:hAnsi="Calibri" w:cs="Calibri"/>
            <w:color w:val="000000" w:themeColor="text1"/>
            <w:lang w:val="en-US"/>
          </w:rPr>
          <w:t xml:space="preserve"> and discarded (</w:t>
        </w:r>
        <w:commentRangeStart w:id="163"/>
        <w:r w:rsidR="00A57058">
          <w:rPr>
            <w:rFonts w:ascii="Calibri" w:hAnsi="Calibri" w:cs="Calibri"/>
            <w:color w:val="000000" w:themeColor="text1"/>
            <w:lang w:val="en-US"/>
          </w:rPr>
          <w:t>0 to 3 samples per variable)</w:t>
        </w:r>
      </w:ins>
      <w:commentRangeEnd w:id="163"/>
      <w:r w:rsidR="00A57058" w:rsidRPr="00F0557B">
        <w:rPr>
          <w:rStyle w:val="Marquedecommentaire"/>
          <w:rFonts w:ascii="Calibri" w:hAnsi="Calibri" w:cs="Calibri"/>
          <w:color w:val="000000" w:themeColor="text1"/>
          <w:sz w:val="24"/>
          <w:szCs w:val="24"/>
        </w:rPr>
        <w:commentReference w:id="163"/>
      </w:r>
      <w:r w:rsidRPr="00F0557B">
        <w:rPr>
          <w:rFonts w:ascii="Calibri" w:hAnsi="Calibri" w:cs="Calibri"/>
          <w:color w:val="000000" w:themeColor="text1"/>
        </w:rPr>
        <w:t xml:space="preserve">. The biogeochemical measurements were relativized to the average value of the inflow at the time of sampling, i.e., for each variable, values measured at each inflow line (one directed to each of the two experimental tables – </w:t>
      </w:r>
      <w:r w:rsidR="007170D8" w:rsidRPr="00F0557B">
        <w:rPr>
          <w:rFonts w:ascii="Calibri" w:hAnsi="Calibri" w:cs="Calibri"/>
          <w:color w:val="000000" w:themeColor="text1"/>
        </w:rPr>
        <w:fldChar w:fldCharType="begin"/>
      </w:r>
      <w:r w:rsidR="007170D8" w:rsidRPr="00F0557B">
        <w:rPr>
          <w:rFonts w:ascii="Calibri" w:hAnsi="Calibri" w:cs="Calibri"/>
          <w:color w:val="000000" w:themeColor="text1"/>
        </w:rPr>
        <w:instrText xml:space="preserve"> REF _Ref232772943 \h </w:instrText>
      </w:r>
      <w:r w:rsidR="00F0557B" w:rsidRPr="00F0557B">
        <w:rPr>
          <w:rFonts w:ascii="Calibri" w:hAnsi="Calibri" w:cs="Calibri"/>
          <w:color w:val="000000" w:themeColor="text1"/>
        </w:rPr>
        <w:instrText xml:space="preserve"> \* MERGEFORMAT </w:instrText>
      </w:r>
      <w:r w:rsidR="007170D8" w:rsidRPr="00F0557B">
        <w:rPr>
          <w:rFonts w:ascii="Calibri" w:hAnsi="Calibri" w:cs="Calibri"/>
          <w:color w:val="000000" w:themeColor="text1"/>
        </w:rPr>
      </w:r>
      <w:r w:rsidR="007170D8" w:rsidRPr="00F0557B">
        <w:rPr>
          <w:rFonts w:ascii="Calibri" w:hAnsi="Calibri" w:cs="Calibri"/>
          <w:color w:val="000000" w:themeColor="text1"/>
        </w:rPr>
        <w:fldChar w:fldCharType="separate"/>
      </w:r>
      <w:r w:rsidR="007170D8" w:rsidRPr="00F0557B">
        <w:rPr>
          <w:rFonts w:ascii="Calibri" w:hAnsi="Calibri" w:cs="Calibri"/>
          <w:i/>
          <w:iCs/>
        </w:rPr>
        <w:t xml:space="preserve">Figure </w:t>
      </w:r>
      <w:r w:rsidR="007170D8" w:rsidRPr="00F0557B">
        <w:rPr>
          <w:rFonts w:ascii="Calibri" w:hAnsi="Calibri" w:cs="Calibri"/>
          <w:i/>
          <w:iCs/>
          <w:noProof/>
        </w:rPr>
        <w:t>1</w:t>
      </w:r>
      <w:r w:rsidR="007170D8" w:rsidRPr="00F0557B">
        <w:rPr>
          <w:rFonts w:ascii="Calibri" w:hAnsi="Calibri" w:cs="Calibri"/>
          <w:color w:val="000000" w:themeColor="text1"/>
        </w:rPr>
        <w:fldChar w:fldCharType="end"/>
      </w:r>
      <w:r w:rsidRPr="00F0557B">
        <w:rPr>
          <w:rFonts w:ascii="Calibri" w:hAnsi="Calibri" w:cs="Calibri"/>
          <w:color w:val="000000" w:themeColor="text1"/>
        </w:rPr>
        <w:t xml:space="preserve">) were averaged </w:t>
      </w:r>
      <w:del w:id="164" w:author="Craig Nelson" w:date="2026-08-12T18:31:00Z" w16du:dateUtc="2026-08-13T04:31:00Z">
        <w:r w:rsidRPr="00F0557B" w:rsidDel="00A57058">
          <w:rPr>
            <w:rFonts w:ascii="Calibri" w:hAnsi="Calibri" w:cs="Calibri"/>
            <w:color w:val="000000" w:themeColor="text1"/>
          </w:rPr>
          <w:delText xml:space="preserve">first, </w:delText>
        </w:r>
      </w:del>
      <w:r w:rsidRPr="00F0557B">
        <w:rPr>
          <w:rFonts w:ascii="Calibri" w:hAnsi="Calibri" w:cs="Calibri"/>
          <w:color w:val="000000" w:themeColor="text1"/>
        </w:rPr>
        <w:t xml:space="preserve">then all aquaria concentration measurements were relativized </w:t>
      </w:r>
      <w:ins w:id="165" w:author="Craig Nelson" w:date="2026-08-12T18:32:00Z" w16du:dateUtc="2026-08-13T04:32:00Z">
        <w:r w:rsidR="00A57058">
          <w:rPr>
            <w:rFonts w:ascii="Calibri" w:hAnsi="Calibri" w:cs="Calibri"/>
            <w:color w:val="000000" w:themeColor="text1"/>
            <w:lang w:val="en-US"/>
          </w:rPr>
          <w:t xml:space="preserve">to an offset from the mean inflow concentration </w:t>
        </w:r>
      </w:ins>
      <w:r w:rsidRPr="00F0557B">
        <w:rPr>
          <w:rFonts w:ascii="Calibri" w:hAnsi="Calibri" w:cs="Calibri"/>
          <w:color w:val="000000" w:themeColor="text1"/>
        </w:rPr>
        <w:t xml:space="preserve">by subtracting the averaged inflow value from the aquarium measurements. Linear mixed-effect models (package </w:t>
      </w:r>
      <w:r w:rsidRPr="004A3DE3">
        <w:rPr>
          <w:rFonts w:ascii="Calibri" w:hAnsi="Calibri" w:cs="Calibri"/>
          <w:i/>
          <w:iCs/>
          <w:color w:val="000000" w:themeColor="text1"/>
        </w:rPr>
        <w:t>lme4</w:t>
      </w:r>
      <w:r w:rsidRPr="00F0557B">
        <w:rPr>
          <w:rFonts w:ascii="Calibri" w:hAnsi="Calibri" w:cs="Calibri"/>
          <w:color w:val="000000" w:themeColor="text1"/>
        </w:rPr>
        <w:t xml:space="preserve"> in R) were run using relativized data as a dependent variable,</w:t>
      </w:r>
      <w:ins w:id="166" w:author="Craig Nelson" w:date="2026-08-12T18:33:00Z" w16du:dateUtc="2026-08-13T04:33:00Z">
        <w:r w:rsidR="00A57058">
          <w:rPr>
            <w:rFonts w:ascii="Calibri" w:hAnsi="Calibri" w:cs="Calibri"/>
            <w:color w:val="000000" w:themeColor="text1"/>
            <w:lang w:val="en-US"/>
          </w:rPr>
          <w:t xml:space="preserve"> with</w:t>
        </w:r>
      </w:ins>
      <w:r w:rsidRPr="00F0557B">
        <w:rPr>
          <w:rFonts w:ascii="Calibri" w:hAnsi="Calibri" w:cs="Calibri"/>
          <w:color w:val="000000" w:themeColor="text1"/>
        </w:rPr>
        <w:t xml:space="preserve"> treatments </w:t>
      </w:r>
      <w:del w:id="167" w:author="Craig Nelson" w:date="2026-08-12T18:33:00Z" w16du:dateUtc="2026-08-13T04:33:00Z">
        <w:r w:rsidRPr="00F0557B" w:rsidDel="00A57058">
          <w:rPr>
            <w:rFonts w:ascii="Calibri" w:hAnsi="Calibri" w:cs="Calibri"/>
            <w:color w:val="000000" w:themeColor="text1"/>
          </w:rPr>
          <w:delText xml:space="preserve">of </w:delText>
        </w:r>
      </w:del>
      <w:ins w:id="168" w:author="Craig Nelson" w:date="2026-08-12T18:33:00Z" w16du:dateUtc="2026-08-13T04:33:00Z">
        <w:r w:rsidR="00A57058">
          <w:rPr>
            <w:rFonts w:ascii="Calibri" w:hAnsi="Calibri" w:cs="Calibri"/>
            <w:color w:val="000000" w:themeColor="text1"/>
            <w:lang w:val="en-US"/>
          </w:rPr>
          <w:t>(</w:t>
        </w:r>
      </w:ins>
      <w:r w:rsidRPr="00F0557B">
        <w:rPr>
          <w:rFonts w:ascii="Calibri" w:hAnsi="Calibri" w:cs="Calibri"/>
          <w:color w:val="000000" w:themeColor="text1"/>
        </w:rPr>
        <w:t>control, coral, CCA, and algae</w:t>
      </w:r>
      <w:ins w:id="169" w:author="Craig Nelson" w:date="2026-08-12T18:33:00Z" w16du:dateUtc="2026-08-13T04:33:00Z">
        <w:r w:rsidR="00A57058">
          <w:rPr>
            <w:rFonts w:ascii="Calibri" w:hAnsi="Calibri" w:cs="Calibri"/>
            <w:color w:val="000000" w:themeColor="text1"/>
            <w:lang w:val="en-US"/>
          </w:rPr>
          <w:t>)</w:t>
        </w:r>
      </w:ins>
      <w:del w:id="170" w:author="Craig Nelson" w:date="2026-08-12T18:33:00Z" w16du:dateUtc="2026-08-13T04:33:00Z">
        <w:r w:rsidRPr="00F0557B" w:rsidDel="00A57058">
          <w:rPr>
            <w:rFonts w:ascii="Calibri" w:hAnsi="Calibri" w:cs="Calibri"/>
            <w:color w:val="000000" w:themeColor="text1"/>
          </w:rPr>
          <w:delText xml:space="preserve"> as independent variables with </w:delText>
        </w:r>
      </w:del>
      <w:ins w:id="171" w:author="Craig Nelson" w:date="2026-08-12T18:33:00Z" w16du:dateUtc="2026-08-13T04:33:00Z">
        <w:r w:rsidR="00A57058">
          <w:rPr>
            <w:rFonts w:ascii="Calibri" w:hAnsi="Calibri" w:cs="Calibri"/>
            <w:color w:val="000000" w:themeColor="text1"/>
            <w:lang w:val="en-US"/>
          </w:rPr>
          <w:t>,</w:t>
        </w:r>
      </w:ins>
      <w:del w:id="172" w:author="Craig Nelson" w:date="2026-08-12T18:33:00Z" w16du:dateUtc="2026-08-13T04:33:00Z">
        <w:r w:rsidRPr="00F0557B" w:rsidDel="00A57058">
          <w:rPr>
            <w:rFonts w:ascii="Calibri" w:hAnsi="Calibri" w:cs="Calibri"/>
            <w:color w:val="000000" w:themeColor="text1"/>
          </w:rPr>
          <w:delText>a</w:delText>
        </w:r>
      </w:del>
      <w:r w:rsidRPr="00F0557B">
        <w:rPr>
          <w:rFonts w:ascii="Calibri" w:hAnsi="Calibri" w:cs="Calibri"/>
          <w:color w:val="000000" w:themeColor="text1"/>
        </w:rPr>
        <w:t xml:space="preserve"> </w:t>
      </w:r>
      <w:del w:id="173" w:author="Craig Nelson" w:date="2026-08-12T18:33:00Z" w16du:dateUtc="2026-08-13T04:33:00Z">
        <w:r w:rsidRPr="00F0557B" w:rsidDel="00A57058">
          <w:rPr>
            <w:rFonts w:ascii="Calibri" w:hAnsi="Calibri" w:cs="Calibri"/>
            <w:color w:val="000000" w:themeColor="text1"/>
          </w:rPr>
          <w:delText xml:space="preserve">sample </w:delText>
        </w:r>
      </w:del>
      <w:ins w:id="174" w:author="Craig Nelson" w:date="2026-08-12T18:33:00Z" w16du:dateUtc="2026-08-13T04:33:00Z">
        <w:r w:rsidR="00A57058" w:rsidRPr="00F0557B">
          <w:rPr>
            <w:rFonts w:ascii="Calibri" w:hAnsi="Calibri" w:cs="Calibri"/>
            <w:color w:val="000000" w:themeColor="text1"/>
          </w:rPr>
          <w:t>sampl</w:t>
        </w:r>
        <w:r w:rsidR="00A57058">
          <w:rPr>
            <w:rFonts w:ascii="Calibri" w:hAnsi="Calibri" w:cs="Calibri"/>
            <w:color w:val="000000" w:themeColor="text1"/>
            <w:lang w:val="en-US"/>
          </w:rPr>
          <w:t>ing</w:t>
        </w:r>
        <w:r w:rsidR="00A57058" w:rsidRPr="00F0557B">
          <w:rPr>
            <w:rFonts w:ascii="Calibri" w:hAnsi="Calibri" w:cs="Calibri"/>
            <w:color w:val="000000" w:themeColor="text1"/>
          </w:rPr>
          <w:t xml:space="preserve"> </w:t>
        </w:r>
      </w:ins>
      <w:r w:rsidRPr="00F0557B">
        <w:rPr>
          <w:rFonts w:ascii="Calibri" w:hAnsi="Calibri" w:cs="Calibri"/>
          <w:color w:val="000000" w:themeColor="text1"/>
        </w:rPr>
        <w:t xml:space="preserve">time </w:t>
      </w:r>
      <w:ins w:id="175" w:author="Craig Nelson" w:date="2026-08-12T18:33:00Z" w16du:dateUtc="2026-08-13T04:33:00Z">
        <w:r w:rsidR="00A57058">
          <w:rPr>
            <w:rFonts w:ascii="Calibri" w:hAnsi="Calibri" w:cs="Calibri"/>
            <w:color w:val="000000" w:themeColor="text1"/>
            <w:lang w:val="en-US"/>
          </w:rPr>
          <w:t xml:space="preserve">and their </w:t>
        </w:r>
      </w:ins>
      <w:r w:rsidRPr="00F0557B">
        <w:rPr>
          <w:rFonts w:ascii="Calibri" w:hAnsi="Calibri" w:cs="Calibri"/>
          <w:color w:val="000000" w:themeColor="text1"/>
        </w:rPr>
        <w:t xml:space="preserve">interaction </w:t>
      </w:r>
      <w:del w:id="176" w:author="Craig Nelson" w:date="2026-08-12T18:34:00Z" w16du:dateUtc="2026-08-13T04:34:00Z">
        <w:r w:rsidRPr="00F0557B" w:rsidDel="00A57058">
          <w:rPr>
            <w:rFonts w:ascii="Calibri" w:hAnsi="Calibri" w:cs="Calibri"/>
            <w:color w:val="000000" w:themeColor="text1"/>
          </w:rPr>
          <w:delText>term</w:delText>
        </w:r>
      </w:del>
      <w:ins w:id="177" w:author="Craig Nelson" w:date="2026-08-12T18:34:00Z" w16du:dateUtc="2026-08-13T04:34:00Z">
        <w:r w:rsidR="00A57058">
          <w:rPr>
            <w:rFonts w:ascii="Calibri" w:hAnsi="Calibri" w:cs="Calibri"/>
            <w:color w:val="000000" w:themeColor="text1"/>
            <w:lang w:val="en-US"/>
          </w:rPr>
          <w:t>as fixed independent variables</w:t>
        </w:r>
      </w:ins>
      <w:r w:rsidRPr="00F0557B">
        <w:rPr>
          <w:rFonts w:ascii="Calibri" w:hAnsi="Calibri" w:cs="Calibri"/>
          <w:color w:val="000000" w:themeColor="text1"/>
        </w:rPr>
        <w:t xml:space="preserve">, </w:t>
      </w:r>
      <w:ins w:id="178" w:author="Craig Nelson" w:date="2026-08-12T18:34:00Z" w16du:dateUtc="2026-08-13T04:34:00Z">
        <w:r w:rsidR="00A57058">
          <w:rPr>
            <w:rFonts w:ascii="Calibri" w:hAnsi="Calibri" w:cs="Calibri"/>
            <w:color w:val="000000" w:themeColor="text1"/>
            <w:lang w:val="en-US"/>
          </w:rPr>
          <w:t>including</w:t>
        </w:r>
      </w:ins>
      <w:del w:id="179" w:author="Craig Nelson" w:date="2026-08-12T18:34:00Z" w16du:dateUtc="2026-08-13T04:34:00Z">
        <w:r w:rsidRPr="00F0557B" w:rsidDel="00A57058">
          <w:rPr>
            <w:rFonts w:ascii="Calibri" w:hAnsi="Calibri" w:cs="Calibri"/>
            <w:color w:val="000000" w:themeColor="text1"/>
          </w:rPr>
          <w:delText>and</w:delText>
        </w:r>
      </w:del>
      <w:r w:rsidRPr="00F0557B">
        <w:rPr>
          <w:rFonts w:ascii="Calibri" w:hAnsi="Calibri" w:cs="Calibri"/>
          <w:color w:val="000000" w:themeColor="text1"/>
        </w:rPr>
        <w:t xml:space="preserve"> aquaria ID number as a random effect</w:t>
      </w:r>
      <w:del w:id="180" w:author="Craig Nelson" w:date="2026-08-12T18:34:00Z" w16du:dateUtc="2026-08-13T04:34:00Z">
        <w:r w:rsidRPr="00F0557B" w:rsidDel="00A57058">
          <w:rPr>
            <w:rFonts w:ascii="Calibri" w:hAnsi="Calibri" w:cs="Calibri"/>
            <w:color w:val="000000" w:themeColor="text1"/>
          </w:rPr>
          <w:delText>s</w:delText>
        </w:r>
      </w:del>
      <w:r w:rsidRPr="00F0557B">
        <w:rPr>
          <w:rFonts w:ascii="Calibri" w:hAnsi="Calibri" w:cs="Calibri"/>
          <w:color w:val="000000" w:themeColor="text1"/>
        </w:rPr>
        <w:t xml:space="preserve"> </w:t>
      </w:r>
      <w:del w:id="181" w:author="Craig Nelson" w:date="2026-08-12T18:34:00Z" w16du:dateUtc="2026-08-13T04:34:00Z">
        <w:r w:rsidRPr="00F0557B" w:rsidDel="00A57058">
          <w:rPr>
            <w:rFonts w:ascii="Calibri" w:hAnsi="Calibri" w:cs="Calibri"/>
            <w:color w:val="000000" w:themeColor="text1"/>
          </w:rPr>
          <w:delText xml:space="preserve">variable </w:delText>
        </w:r>
      </w:del>
      <w:r w:rsidRPr="00F0557B">
        <w:rPr>
          <w:rFonts w:ascii="Calibri" w:hAnsi="Calibri" w:cs="Calibri"/>
          <w:color w:val="000000" w:themeColor="text1"/>
        </w:rPr>
        <w:t xml:space="preserve">to account for repeated measures. </w:t>
      </w:r>
      <w:moveFromRangeStart w:id="182" w:author="Craig Nelson" w:date="2026-08-12T18:36:00Z" w:name="move237452211"/>
      <w:moveFrom w:id="183" w:author="Craig Nelson" w:date="2026-08-12T18:36:00Z" w16du:dateUtc="2026-08-13T04:36:00Z">
        <w:r w:rsidRPr="00F0557B" w:rsidDel="00A57058">
          <w:rPr>
            <w:rFonts w:ascii="Calibri" w:hAnsi="Calibri" w:cs="Calibri"/>
            <w:color w:val="000000" w:themeColor="text1"/>
          </w:rPr>
          <w:t>Least squares linear regression of relativized concentration against log-transformed flow rate showed no significant flow rate effects on any variables (</w:t>
        </w:r>
        <w:r w:rsidRPr="004A3DE3" w:rsidDel="00A57058">
          <w:rPr>
            <w:rFonts w:ascii="Calibri" w:hAnsi="Calibri" w:cs="Calibri"/>
            <w:color w:val="000000" w:themeColor="text1"/>
            <w:highlight w:val="yellow"/>
          </w:rPr>
          <w:t>Supplemental Table 6.1</w:t>
        </w:r>
        <w:r w:rsidRPr="00F0557B" w:rsidDel="00A57058">
          <w:rPr>
            <w:rFonts w:ascii="Calibri" w:hAnsi="Calibri" w:cs="Calibri"/>
            <w:color w:val="000000" w:themeColor="text1"/>
          </w:rPr>
          <w:t>). As such, l</w:t>
        </w:r>
      </w:moveFrom>
      <w:moveFromRangeEnd w:id="182"/>
      <w:ins w:id="184" w:author="Craig Nelson" w:date="2026-08-12T18:36:00Z" w16du:dateUtc="2026-08-13T04:36:00Z">
        <w:r w:rsidR="00A57058">
          <w:rPr>
            <w:rFonts w:ascii="Calibri" w:hAnsi="Calibri" w:cs="Calibri"/>
            <w:color w:val="000000" w:themeColor="text1"/>
            <w:lang w:val="en-US"/>
          </w:rPr>
          <w:t>L</w:t>
        </w:r>
      </w:ins>
      <w:r w:rsidRPr="00F0557B">
        <w:rPr>
          <w:rFonts w:ascii="Calibri" w:hAnsi="Calibri" w:cs="Calibri"/>
          <w:color w:val="000000" w:themeColor="text1"/>
        </w:rPr>
        <w:t>og-transformed flow rates were added as a predictor in linear mixed-effect models for robust statistical modeling</w:t>
      </w:r>
      <w:ins w:id="185" w:author="Craig Nelson" w:date="2026-08-12T18:36:00Z" w16du:dateUtc="2026-08-13T04:36:00Z">
        <w:r w:rsidR="00A57058">
          <w:rPr>
            <w:rFonts w:ascii="Calibri" w:hAnsi="Calibri" w:cs="Calibri"/>
            <w:color w:val="000000" w:themeColor="text1"/>
            <w:lang w:val="en-US"/>
          </w:rPr>
          <w:t xml:space="preserve"> but </w:t>
        </w:r>
      </w:ins>
      <w:moveToRangeStart w:id="186" w:author="Craig Nelson" w:date="2026-08-12T18:36:00Z" w:name="move237452211"/>
      <w:moveTo w:id="187" w:author="Craig Nelson" w:date="2026-08-12T18:36:00Z" w16du:dateUtc="2026-08-13T04:36:00Z">
        <w:r w:rsidR="00A57058" w:rsidRPr="00F0557B">
          <w:rPr>
            <w:rFonts w:ascii="Calibri" w:hAnsi="Calibri" w:cs="Calibri"/>
            <w:color w:val="000000" w:themeColor="text1"/>
          </w:rPr>
          <w:t xml:space="preserve">Least squares linear regression of relativized concentration against log-transformed flow rate showed no significant flow rate effects on any variables </w:t>
        </w:r>
        <w:del w:id="188" w:author="Craig Nelson" w:date="2026-08-12T18:36:00Z" w16du:dateUtc="2026-08-13T04:36:00Z">
          <w:r w:rsidR="00A57058" w:rsidRPr="00F0557B" w:rsidDel="00A57058">
            <w:rPr>
              <w:rFonts w:ascii="Calibri" w:hAnsi="Calibri" w:cs="Calibri"/>
              <w:color w:val="000000" w:themeColor="text1"/>
            </w:rPr>
            <w:delText>(</w:delText>
          </w:r>
          <w:r w:rsidR="00A57058" w:rsidRPr="004A3DE3" w:rsidDel="00A57058">
            <w:rPr>
              <w:rFonts w:ascii="Calibri" w:hAnsi="Calibri" w:cs="Calibri"/>
              <w:color w:val="000000" w:themeColor="text1"/>
              <w:highlight w:val="yellow"/>
            </w:rPr>
            <w:delText>Supplemental Table 6.1</w:delText>
          </w:r>
          <w:r w:rsidR="00A57058" w:rsidRPr="00F0557B" w:rsidDel="00A57058">
            <w:rPr>
              <w:rFonts w:ascii="Calibri" w:hAnsi="Calibri" w:cs="Calibri"/>
              <w:color w:val="000000" w:themeColor="text1"/>
            </w:rPr>
            <w:delText>). As such, l</w:delText>
          </w:r>
        </w:del>
      </w:moveTo>
      <w:moveToRangeEnd w:id="186"/>
      <w:ins w:id="189" w:author="Craig Nelson" w:date="2026-08-12T18:36:00Z" w16du:dateUtc="2026-08-13T04:36:00Z">
        <w:r w:rsidR="00A57058">
          <w:rPr>
            <w:rFonts w:ascii="Calibri" w:hAnsi="Calibri" w:cs="Calibri"/>
            <w:color w:val="000000" w:themeColor="text1"/>
            <w:lang w:val="en-US"/>
          </w:rPr>
          <w:t>(p &gt; 0.1)</w:t>
        </w:r>
      </w:ins>
      <w:r w:rsidRPr="00F0557B">
        <w:rPr>
          <w:rFonts w:ascii="Calibri" w:hAnsi="Calibri" w:cs="Calibri"/>
          <w:color w:val="000000" w:themeColor="text1"/>
        </w:rPr>
        <w:t xml:space="preserve">. For models that had a significant fixed treatment effect, we used a Dunnett’s </w:t>
      </w:r>
      <w:r w:rsidRPr="00A57058">
        <w:rPr>
          <w:rFonts w:ascii="Calibri" w:hAnsi="Calibri" w:cs="Calibri"/>
          <w:i/>
          <w:iCs/>
          <w:color w:val="000000" w:themeColor="text1"/>
          <w:rPrChange w:id="190" w:author="Craig Nelson" w:date="2026-08-12T18:37:00Z" w16du:dateUtc="2026-08-13T04:37:00Z">
            <w:rPr>
              <w:rFonts w:ascii="Calibri" w:hAnsi="Calibri" w:cs="Calibri"/>
              <w:color w:val="000000" w:themeColor="text1"/>
            </w:rPr>
          </w:rPrChange>
        </w:rPr>
        <w:t>post hoc</w:t>
      </w:r>
      <w:r w:rsidRPr="00F0557B">
        <w:rPr>
          <w:rFonts w:ascii="Calibri" w:hAnsi="Calibri" w:cs="Calibri"/>
          <w:color w:val="000000" w:themeColor="text1"/>
        </w:rPr>
        <w:t xml:space="preserve"> test to determine contrasts</w:t>
      </w:r>
      <w:ins w:id="191" w:author="Craig Nelson" w:date="2026-08-12T18:37:00Z" w16du:dateUtc="2026-08-13T04:37:00Z">
        <w:r w:rsidR="00A57058">
          <w:rPr>
            <w:rFonts w:ascii="Calibri" w:hAnsi="Calibri" w:cs="Calibri"/>
            <w:color w:val="000000" w:themeColor="text1"/>
            <w:lang w:val="en-US"/>
          </w:rPr>
          <w:t xml:space="preserve"> with the Control</w:t>
        </w:r>
      </w:ins>
      <w:r w:rsidRPr="00F0557B">
        <w:rPr>
          <w:rFonts w:ascii="Calibri" w:hAnsi="Calibri" w:cs="Calibri"/>
          <w:color w:val="000000" w:themeColor="text1"/>
        </w:rPr>
        <w:t xml:space="preserve"> </w:t>
      </w:r>
      <w:r w:rsidR="00F3089A">
        <w:rPr>
          <w:rFonts w:ascii="Calibri" w:hAnsi="Calibri" w:cs="Calibri"/>
          <w:color w:val="000000" w:themeColor="text1"/>
        </w:rPr>
        <w:fldChar w:fldCharType="begin"/>
      </w:r>
      <w:r w:rsidR="00F3089A">
        <w:rPr>
          <w:rFonts w:ascii="Calibri" w:hAnsi="Calibri" w:cs="Calibri"/>
          <w:color w:val="000000" w:themeColor="text1"/>
        </w:rPr>
        <w:instrText xml:space="preserve"> ADDIN ZOTERO_ITEM CSL_CITATION {"citationID":"P72O01eI","properties":{"unsorted":false,"formattedCitation":"(Lenth et al., 2026)","plainCitation":"(Lenth et al., 2026)","noteIndex":0},"citationItems":[{"id":6308,"uris":["http://zotero.org/users/9067719/items/FUQ837RF"],"itemData":{"id":6308,"type":"software","abstract":"Obtain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&lt;doi:10.1080/00031305.1980.10483031&gt;.","citation-key":"lenthEmmeansEstimatedMarginal2026","license":"GPL-2 | GPL-3","source":"R-Packages","title":"emmeans: Estimated Marginal Means, aka Least-Squares Means","title-short":"emmeans","URL":"https://cran.r-project.org/web/packages/emmeans/index.html","version":"2.0.3","author":[{"family":"Lenth","given":"Russell V."},{"family":"Piaskowski","given":"Julia"},{"family":"Banfai","given":"Balazs"},{"family":"Bolker","given":"Ben"},{"family":"Buerkner","given":"Paul"},{"family":"Giné-Vázquez","given":"Iago"},{"family":"Hervé","given":"Maxime"},{"family":"Jung","given":"Maarten"},{"family":"Love","given":"Jonathon"},{"family":"Miguez","given":"Fernando"},{"family":"Riebl","given":"Hannes"},{"family":"Singmann","given":"Henrik"}],"accessed":{"date-parts":[["2026",4,28]]},"issued":{"date-parts":[["2026",4,9]]}}}],"schema":"https://github.com/citation-style-language/schema/raw/master/csl-citation.json"} </w:instrText>
      </w:r>
      <w:r w:rsidR="00F3089A">
        <w:rPr>
          <w:rFonts w:ascii="Calibri" w:hAnsi="Calibri" w:cs="Calibri"/>
          <w:color w:val="000000" w:themeColor="text1"/>
        </w:rPr>
        <w:fldChar w:fldCharType="separate"/>
      </w:r>
      <w:r w:rsidR="00F3089A">
        <w:rPr>
          <w:rFonts w:ascii="Calibri" w:hAnsi="Calibri" w:cs="Calibri"/>
          <w:noProof/>
          <w:color w:val="000000" w:themeColor="text1"/>
        </w:rPr>
        <w:t>(Lenth et al., 2026)</w:t>
      </w:r>
      <w:r w:rsidR="00F3089A">
        <w:rPr>
          <w:rFonts w:ascii="Calibri" w:hAnsi="Calibri" w:cs="Calibri"/>
          <w:color w:val="000000" w:themeColor="text1"/>
        </w:rPr>
        <w:fldChar w:fldCharType="end"/>
      </w:r>
      <w:r w:rsidRPr="00F0557B">
        <w:rPr>
          <w:rFonts w:ascii="Calibri" w:hAnsi="Calibri" w:cs="Calibri"/>
          <w:color w:val="000000" w:themeColor="text1"/>
        </w:rPr>
        <w:t xml:space="preserve">. Figures were created using the </w:t>
      </w:r>
      <w:r w:rsidRPr="004A3DE3">
        <w:rPr>
          <w:rFonts w:ascii="Calibri" w:hAnsi="Calibri" w:cs="Calibri"/>
          <w:i/>
          <w:iCs/>
          <w:color w:val="000000" w:themeColor="text1"/>
        </w:rPr>
        <w:t>ggplot2</w:t>
      </w:r>
      <w:r w:rsidRPr="00F0557B">
        <w:rPr>
          <w:rFonts w:ascii="Calibri" w:hAnsi="Calibri" w:cs="Calibri"/>
          <w:color w:val="000000" w:themeColor="text1"/>
        </w:rPr>
        <w:t xml:space="preserve"> and </w:t>
      </w:r>
      <w:r w:rsidRPr="004A3DE3">
        <w:rPr>
          <w:rFonts w:ascii="Calibri" w:hAnsi="Calibri" w:cs="Calibri"/>
          <w:i/>
          <w:iCs/>
          <w:color w:val="000000" w:themeColor="text1"/>
        </w:rPr>
        <w:t>patchwork</w:t>
      </w:r>
      <w:r w:rsidRPr="00F0557B">
        <w:rPr>
          <w:rFonts w:ascii="Calibri" w:hAnsi="Calibri" w:cs="Calibri"/>
          <w:color w:val="000000" w:themeColor="text1"/>
        </w:rPr>
        <w:t xml:space="preserve"> </w:t>
      </w:r>
      <w:r w:rsidRPr="00F3089A">
        <w:rPr>
          <w:rFonts w:ascii="Calibri" w:hAnsi="Calibri" w:cs="Calibri"/>
          <w:color w:val="000000" w:themeColor="text1"/>
        </w:rPr>
        <w:t>packages</w:t>
      </w:r>
      <w:r w:rsidR="00F3089A" w:rsidRPr="00F3089A">
        <w:rPr>
          <w:rFonts w:ascii="Calibri" w:hAnsi="Calibri" w:cs="Calibri"/>
          <w:color w:val="000000" w:themeColor="text1"/>
        </w:rPr>
        <w:t xml:space="preserve"> </w:t>
      </w:r>
      <w:r w:rsidR="00F3089A" w:rsidRPr="00F3089A">
        <w:rPr>
          <w:rFonts w:ascii="Calibri" w:hAnsi="Calibri" w:cs="Calibri"/>
          <w:color w:val="000000" w:themeColor="text1"/>
        </w:rPr>
        <w:fldChar w:fldCharType="begin"/>
      </w:r>
      <w:r w:rsidR="00F3089A" w:rsidRPr="00F3089A">
        <w:rPr>
          <w:rFonts w:ascii="Calibri" w:hAnsi="Calibri" w:cs="Calibri"/>
          <w:color w:val="000000" w:themeColor="text1"/>
        </w:rPr>
        <w:instrText xml:space="preserve"> ADDIN ZOTERO_ITEM CSL_CITATION {"citationID":"pTyGu7c9","properties":{"unsorted":false,"formattedCitation":"(Pedersen, 2025; Wickham, 2016)","plainCitation":"(Pedersen, 2025; Wickham, 2016)","noteIndex":0},"citationItems":[{"id":6407,"uris":["http://zotero.org/users/9067719/items/8HX93J8J"],"itemData":{"id":6407,"type":"report","citation-key":"pedersenPatchworkComposerPlots2025","DOI":"10.32614/CRAN.package.patchwork","genre":"manual","title":"patchwork: The composer of plots","URL":"https://CRAN.R-project.org/package=patchwork","author":[{"family":"Pedersen","given":"Thomas Lin"}],"issued":{"date-parts":[["2025"]]}}},{"id":6316,"uris":["http://zotero.org/users/9067719/items/24QLI7KN"],"itemData":{"id":6316,"type":"book","citation-key":"wickhamGgplot2ElegantGraphics2016","ISBN":"978-3-319-24277-4","publisher":"Springer-Verlag New York","title":"ggplot2: Elegant graphics for data analysis","URL":"https://ggplot2.tidyverse.org","author":[{"family":"Wickham","given":"Hadley"}],"issued":{"date-parts":[["2016"]]}}}],"schema":"https://github.com/citation-style-language/schema/raw/master/csl-citation.json"} </w:instrText>
      </w:r>
      <w:r w:rsidR="00F3089A" w:rsidRPr="00F3089A">
        <w:rPr>
          <w:rFonts w:ascii="Calibri" w:hAnsi="Calibri" w:cs="Calibri"/>
          <w:color w:val="000000" w:themeColor="text1"/>
        </w:rPr>
        <w:fldChar w:fldCharType="separate"/>
      </w:r>
      <w:r w:rsidR="00F3089A" w:rsidRPr="00F3089A">
        <w:rPr>
          <w:rFonts w:ascii="Calibri" w:hAnsi="Calibri" w:cs="Calibri"/>
          <w:noProof/>
          <w:color w:val="000000" w:themeColor="text1"/>
        </w:rPr>
        <w:t>(Pedersen, 2025; Wickham, 2016)</w:t>
      </w:r>
      <w:r w:rsidR="00F3089A" w:rsidRPr="00F3089A">
        <w:rPr>
          <w:rFonts w:ascii="Calibri" w:hAnsi="Calibri" w:cs="Calibri"/>
          <w:color w:val="000000" w:themeColor="text1"/>
        </w:rPr>
        <w:fldChar w:fldCharType="end"/>
      </w:r>
      <w:r w:rsidRPr="00F0557B">
        <w:rPr>
          <w:rFonts w:ascii="Calibri" w:hAnsi="Calibri" w:cs="Calibri"/>
          <w:color w:val="000000" w:themeColor="text1"/>
        </w:rPr>
        <w:t xml:space="preserve">. </w:t>
      </w:r>
    </w:p>
    <w:p w14:paraId="0A84246E" w14:textId="37CA51CC" w:rsidR="001E71FC" w:rsidRPr="00D01DAF" w:rsidRDefault="002F644A" w:rsidP="002F644A">
      <w:pPr>
        <w:spacing w:line="360" w:lineRule="auto"/>
        <w:ind w:firstLine="360"/>
        <w:rPr>
          <w:rFonts w:ascii="Calibri" w:hAnsi="Calibri" w:cs="Calibri"/>
          <w:color w:val="000000" w:themeColor="text1"/>
        </w:rPr>
      </w:pPr>
      <w:r w:rsidRPr="00D01DAF">
        <w:rPr>
          <w:rFonts w:ascii="Calibri" w:hAnsi="Calibri" w:cs="Calibri"/>
          <w:color w:val="000000" w:themeColor="text1"/>
        </w:rPr>
        <w:t>To investigate the bacterial community changes, w</w:t>
      </w:r>
      <w:r w:rsidR="001E71FC" w:rsidRPr="00D01DAF">
        <w:rPr>
          <w:rFonts w:ascii="Calibri" w:hAnsi="Calibri" w:cs="Calibri"/>
          <w:color w:val="000000" w:themeColor="text1"/>
        </w:rPr>
        <w:t xml:space="preserve">e ran a PERMANOVA model using adonis2() from the package </w:t>
      </w:r>
      <w:r w:rsidR="001E71FC" w:rsidRPr="00D01DAF">
        <w:rPr>
          <w:rFonts w:ascii="Calibri" w:hAnsi="Calibri" w:cs="Calibri"/>
          <w:i/>
          <w:iCs/>
          <w:color w:val="000000" w:themeColor="text1"/>
        </w:rPr>
        <w:t>vegan</w:t>
      </w:r>
      <w:r w:rsidR="001E71FC" w:rsidRPr="00D01DAF">
        <w:rPr>
          <w:rFonts w:ascii="Calibri" w:hAnsi="Calibri" w:cs="Calibri"/>
          <w:color w:val="000000" w:themeColor="text1"/>
        </w:rPr>
        <w:t xml:space="preserve"> </w:t>
      </w:r>
      <w:r w:rsidR="004A3DE3" w:rsidRPr="00D01DAF">
        <w:rPr>
          <w:rFonts w:ascii="Calibri" w:hAnsi="Calibri" w:cs="Calibri"/>
          <w:color w:val="000000" w:themeColor="text1"/>
        </w:rPr>
        <w:fldChar w:fldCharType="begin"/>
      </w:r>
      <w:r w:rsidR="004A3DE3" w:rsidRPr="00D01DAF">
        <w:rPr>
          <w:rFonts w:ascii="Calibri" w:hAnsi="Calibri" w:cs="Calibri"/>
          <w:color w:val="000000" w:themeColor="text1"/>
        </w:rPr>
        <w:instrText xml:space="preserve"> ADDIN ZOTERO_ITEM CSL_CITATION {"citationID":"2m0qqSIX","properties":{"unsorted":false,"formattedCitation":"(Oksanen et al., 2026)","plainCitation":"(Oksanen et al., 2026)","noteIndex":0},"citationItems":[{"id":6312,"uris":["http://zotero.org/users/9067719/items/EIZYNQGF"],"itemData":{"id":6312,"type":"software","abstract":"Ordination methods, diversity analysis and other functions for community and vegetation ecologists.","citation-key":"oksanenVeganCommunityEcology2026","license":"GPL-2","source":"R-Packages","title":"vegan: Community Ecology Package","title-short":"vegan","URL":"https://cran.r-project.org/web/packages/vegan/index.html","version":"2.7-3","author":[{"family":"Oksanen","given":"Jari"},{"family":"Simpson","given":"Gavin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Ter"},{"family":"Weedon","given":"James"}],"accessed":{"date-parts":[["2026",4,28]]},"issued":{"date-parts":[["2026",3,4]]}}}],"schema":"https://github.com/citation-style-language/schema/raw/master/csl-citation.json"} </w:instrText>
      </w:r>
      <w:r w:rsidR="004A3DE3" w:rsidRPr="00D01DAF">
        <w:rPr>
          <w:rFonts w:ascii="Calibri" w:hAnsi="Calibri" w:cs="Calibri"/>
          <w:color w:val="000000" w:themeColor="text1"/>
        </w:rPr>
        <w:fldChar w:fldCharType="separate"/>
      </w:r>
      <w:r w:rsidR="004A3DE3" w:rsidRPr="00D01DAF">
        <w:rPr>
          <w:rFonts w:ascii="Calibri" w:hAnsi="Calibri" w:cs="Calibri"/>
          <w:noProof/>
          <w:color w:val="000000" w:themeColor="text1"/>
        </w:rPr>
        <w:t>(Oksanen et al., 2026)</w:t>
      </w:r>
      <w:r w:rsidR="004A3DE3" w:rsidRPr="00D01DAF">
        <w:rPr>
          <w:rFonts w:ascii="Calibri" w:hAnsi="Calibri" w:cs="Calibri"/>
          <w:color w:val="000000" w:themeColor="text1"/>
        </w:rPr>
        <w:fldChar w:fldCharType="end"/>
      </w:r>
      <w:r w:rsidR="001E71FC" w:rsidRPr="00D01DAF">
        <w:rPr>
          <w:rFonts w:ascii="Calibri" w:hAnsi="Calibri" w:cs="Calibri"/>
          <w:color w:val="000000" w:themeColor="text1"/>
        </w:rPr>
        <w:t xml:space="preserve">. We used the weighted Unifrac </w:t>
      </w:r>
      <w:r w:rsidR="001E71FC" w:rsidRPr="00D01DAF">
        <w:rPr>
          <w:rFonts w:ascii="Calibri" w:hAnsi="Calibri" w:cs="Calibri"/>
          <w:color w:val="000000" w:themeColor="text1"/>
        </w:rPr>
        <w:lastRenderedPageBreak/>
        <w:t xml:space="preserve">distance matrix generated from the MetaFlow|mics pipeline with </w:t>
      </w:r>
      <w:commentRangeStart w:id="192"/>
      <w:commentRangeStart w:id="193"/>
      <w:r w:rsidR="001E71FC" w:rsidRPr="00D01DAF">
        <w:rPr>
          <w:rFonts w:ascii="Calibri" w:hAnsi="Calibri" w:cs="Calibri"/>
          <w:color w:val="000000" w:themeColor="text1"/>
        </w:rPr>
        <w:t>treatments, sampling time point</w:t>
      </w:r>
      <w:commentRangeEnd w:id="192"/>
      <w:r w:rsidR="00D01DAF">
        <w:rPr>
          <w:rStyle w:val="Marquedecommentaire"/>
          <w:rFonts w:ascii="Calibri" w:hAnsi="Calibri" w:cs="Calibri"/>
          <w:color w:val="000000" w:themeColor="text1"/>
          <w:sz w:val="24"/>
          <w:szCs w:val="24"/>
          <w:lang w:val="en-US"/>
        </w:rPr>
        <w:commentReference w:id="192"/>
      </w:r>
      <w:commentRangeEnd w:id="193"/>
      <w:r w:rsidR="00EB746F">
        <w:rPr>
          <w:rStyle w:val="Marquedecommentaire"/>
          <w:rFonts w:ascii="Calibri" w:hAnsi="Calibri" w:cs="Calibri"/>
          <w:color w:val="000000" w:themeColor="text1"/>
          <w:sz w:val="24"/>
          <w:szCs w:val="24"/>
          <w:lang w:val="en-US"/>
        </w:rPr>
        <w:commentReference w:id="193"/>
      </w:r>
      <w:ins w:id="194" w:author="Craig Nelson" w:date="2026-08-12T18:37:00Z" w16du:dateUtc="2026-08-13T04:37:00Z">
        <w:r w:rsidR="00A57058">
          <w:rPr>
            <w:rFonts w:ascii="Calibri" w:hAnsi="Calibri" w:cs="Calibri"/>
            <w:color w:val="000000" w:themeColor="text1"/>
            <w:lang w:val="en-US"/>
          </w:rPr>
          <w:t>, their interaction</w:t>
        </w:r>
      </w:ins>
      <w:r w:rsidR="001E71FC" w:rsidRPr="00D01DAF">
        <w:rPr>
          <w:rFonts w:ascii="Calibri" w:hAnsi="Calibri" w:cs="Calibri"/>
          <w:color w:val="000000" w:themeColor="text1"/>
        </w:rPr>
        <w:t xml:space="preserve"> and the log10-transformed flow rate as model predictors</w:t>
      </w:r>
      <w:del w:id="195" w:author="Craig Nelson" w:date="2026-08-12T18:38:00Z" w16du:dateUtc="2026-08-13T04:38:00Z">
        <w:r w:rsidR="001E71FC" w:rsidRPr="00D01DAF" w:rsidDel="00A57058">
          <w:rPr>
            <w:rFonts w:ascii="Calibri" w:hAnsi="Calibri" w:cs="Calibri"/>
            <w:color w:val="000000" w:themeColor="text1"/>
          </w:rPr>
          <w:delText>. We also accounted for treatment-time interactions, and</w:delText>
        </w:r>
      </w:del>
      <w:ins w:id="196" w:author="Craig Nelson" w:date="2026-08-12T18:38:00Z" w16du:dateUtc="2026-08-13T04:38:00Z">
        <w:r w:rsidR="00A57058">
          <w:rPr>
            <w:rFonts w:ascii="Calibri" w:hAnsi="Calibri" w:cs="Calibri"/>
            <w:color w:val="000000" w:themeColor="text1"/>
            <w:lang w:val="en-US"/>
          </w:rPr>
          <w:t>, accounting for</w:t>
        </w:r>
      </w:ins>
      <w:r w:rsidR="001E71FC" w:rsidRPr="00D01DAF">
        <w:rPr>
          <w:rFonts w:ascii="Calibri" w:hAnsi="Calibri" w:cs="Calibri"/>
          <w:color w:val="000000" w:themeColor="text1"/>
        </w:rPr>
        <w:t xml:space="preserve"> repeated measurements using the </w:t>
      </w:r>
      <w:commentRangeStart w:id="197"/>
      <w:r w:rsidR="001E71FC" w:rsidRPr="00D01DAF">
        <w:rPr>
          <w:rFonts w:ascii="Calibri" w:hAnsi="Calibri" w:cs="Calibri"/>
          <w:color w:val="000000" w:themeColor="text1"/>
        </w:rPr>
        <w:t xml:space="preserve">aquaria ID number </w:t>
      </w:r>
      <w:commentRangeEnd w:id="197"/>
      <w:r w:rsidR="00A57058" w:rsidRPr="00D01DAF">
        <w:rPr>
          <w:rStyle w:val="Marquedecommentaire"/>
          <w:rFonts w:ascii="Calibri" w:hAnsi="Calibri" w:cs="Calibri"/>
          <w:color w:val="000000" w:themeColor="text1"/>
          <w:sz w:val="24"/>
          <w:szCs w:val="24"/>
        </w:rPr>
        <w:commentReference w:id="197"/>
      </w:r>
      <w:r w:rsidR="001E71FC" w:rsidRPr="00D01DAF">
        <w:rPr>
          <w:rFonts w:ascii="Calibri" w:hAnsi="Calibri" w:cs="Calibri"/>
          <w:color w:val="000000" w:themeColor="text1"/>
        </w:rPr>
        <w:t xml:space="preserve">in the “strata” argument. Bacterial community changes were visualized in NMDS plots using the </w:t>
      </w:r>
      <w:r w:rsidR="001E71FC" w:rsidRPr="00D01DAF">
        <w:rPr>
          <w:rFonts w:ascii="Calibri" w:hAnsi="Calibri" w:cs="Calibri"/>
          <w:i/>
          <w:iCs/>
          <w:color w:val="000000" w:themeColor="text1"/>
        </w:rPr>
        <w:t>vegan</w:t>
      </w:r>
      <w:r w:rsidR="001E71FC" w:rsidRPr="00D01DAF">
        <w:rPr>
          <w:rFonts w:ascii="Calibri" w:hAnsi="Calibri" w:cs="Calibri"/>
          <w:color w:val="000000" w:themeColor="text1"/>
        </w:rPr>
        <w:t xml:space="preserve"> package.</w:t>
      </w:r>
      <w:r w:rsidRPr="00D01DAF">
        <w:rPr>
          <w:rFonts w:ascii="Calibri" w:hAnsi="Calibri" w:cs="Calibri"/>
          <w:color w:val="000000" w:themeColor="text1"/>
        </w:rPr>
        <w:t xml:space="preserve"> The relative abundance of bacterial genera was displayed on a heatmap created with </w:t>
      </w:r>
      <w:r w:rsidRPr="00D01DAF">
        <w:rPr>
          <w:rFonts w:ascii="Calibri" w:hAnsi="Calibri" w:cs="Calibri"/>
          <w:i/>
          <w:iCs/>
          <w:color w:val="000000" w:themeColor="text1"/>
        </w:rPr>
        <w:t>Complex Heatmap</w:t>
      </w:r>
      <w:r w:rsidRPr="00D01DAF">
        <w:rPr>
          <w:rFonts w:ascii="Calibri" w:hAnsi="Calibri" w:cs="Calibri"/>
          <w:color w:val="000000" w:themeColor="text1"/>
        </w:rPr>
        <w:t xml:space="preserve"> to display enrichment patterns and to cluster bacterial taxa in modules that had similar enrich</w:t>
      </w:r>
      <w:del w:id="198" w:author="Craig Nelson" w:date="2026-08-12T18:38:00Z" w16du:dateUtc="2026-08-13T04:38:00Z">
        <w:r w:rsidRPr="00D01DAF" w:rsidDel="00A57058">
          <w:rPr>
            <w:rFonts w:ascii="Calibri" w:hAnsi="Calibri" w:cs="Calibri"/>
            <w:color w:val="000000" w:themeColor="text1"/>
          </w:rPr>
          <w:delText>e</w:delText>
        </w:r>
      </w:del>
      <w:r w:rsidRPr="00D01DAF">
        <w:rPr>
          <w:rFonts w:ascii="Calibri" w:hAnsi="Calibri" w:cs="Calibri"/>
          <w:color w:val="000000" w:themeColor="text1"/>
        </w:rPr>
        <w:t xml:space="preserve">ment patterns </w:t>
      </w:r>
      <w:r w:rsidRPr="00D01DAF">
        <w:rPr>
          <w:rFonts w:ascii="Calibri" w:hAnsi="Calibri" w:cs="Calibri"/>
          <w:color w:val="000000" w:themeColor="text1"/>
        </w:rPr>
        <w:fldChar w:fldCharType="begin"/>
      </w:r>
      <w:r w:rsidRPr="00D01DAF">
        <w:rPr>
          <w:rFonts w:ascii="Calibri" w:hAnsi="Calibri" w:cs="Calibri"/>
          <w:color w:val="000000" w:themeColor="text1"/>
        </w:rPr>
        <w:instrText xml:space="preserve"> ADDIN ZOTERO_ITEM CSL_CITATION {"citationID":"arl4C65w","properties":{"unsorted":false,"formattedCitation":"(Gu et al., 2016)","plainCitation":"(Gu et al., 2016)","noteIndex":0},"citationItems":[{"id":6300,"uris":["http://zotero.org/users/9067719/items/NRKJF5XQ"],"itemData":{"id":6300,"type":"article-journal","abstract":"Summary: Parallel heatmaps with carefully designed annotation graphics are powerful for efﬁcient visualization of patterns and relationships among high dimensional genomic data. Here we present the ComplexHeatmap package that provides rich functionalities for customizing heatmaps, arranging multiple parallel heatmaps and including user-deﬁned annotation graphics. We demonstrate the power of ComplexHeatmap to easily reveal patterns and correlations among multiple sources of information with four real-world datasets.","citation-key":"guComplexHeatmapsReveal2016","container-title":"Bioinformatics","DOI":"10.1093/bioinformatics/btw313","ISSN":"1367-4811,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Pr="00D01DAF">
        <w:rPr>
          <w:rFonts w:ascii="Calibri" w:hAnsi="Calibri" w:cs="Calibri"/>
          <w:color w:val="000000" w:themeColor="text1"/>
        </w:rPr>
        <w:fldChar w:fldCharType="separate"/>
      </w:r>
      <w:r w:rsidRPr="00D01DAF">
        <w:rPr>
          <w:rFonts w:ascii="Calibri" w:hAnsi="Calibri" w:cs="Calibri"/>
          <w:noProof/>
          <w:color w:val="000000" w:themeColor="text1"/>
        </w:rPr>
        <w:t>(Gu et al., 2016)</w:t>
      </w:r>
      <w:r w:rsidRPr="00D01DAF">
        <w:rPr>
          <w:rFonts w:ascii="Calibri" w:hAnsi="Calibri" w:cs="Calibri"/>
          <w:color w:val="000000" w:themeColor="text1"/>
        </w:rPr>
        <w:fldChar w:fldCharType="end"/>
      </w:r>
      <w:r w:rsidRPr="00D01DAF">
        <w:rPr>
          <w:rFonts w:ascii="Calibri" w:hAnsi="Calibri" w:cs="Calibri"/>
          <w:color w:val="000000" w:themeColor="text1"/>
        </w:rPr>
        <w:t xml:space="preserve">. </w:t>
      </w:r>
      <w:ins w:id="199" w:author="Craig Nelson" w:date="2026-08-12T18:41:00Z" w16du:dateUtc="2026-08-13T04:41:00Z">
        <w:r w:rsidR="00CD1D85" w:rsidRPr="00D01DAF">
          <w:rPr>
            <w:rFonts w:ascii="Calibri" w:hAnsi="Calibri" w:cs="Calibri"/>
            <w:color w:val="000000" w:themeColor="text1"/>
          </w:rPr>
          <w:t xml:space="preserve">The relative abundance of </w:t>
        </w:r>
        <w:r w:rsidR="00CD1D85">
          <w:rPr>
            <w:rFonts w:ascii="Calibri" w:hAnsi="Calibri" w:cs="Calibri"/>
            <w:color w:val="000000" w:themeColor="text1"/>
            <w:lang w:val="en-US"/>
          </w:rPr>
          <w:t>each OTU within a genus was</w:t>
        </w:r>
        <w:r w:rsidR="00CD1D85" w:rsidRPr="00D01DAF">
          <w:rPr>
            <w:rFonts w:ascii="Calibri" w:hAnsi="Calibri" w:cs="Calibri"/>
            <w:color w:val="000000" w:themeColor="text1"/>
          </w:rPr>
          <w:t xml:space="preserve"> summed in each sample, square-root transformed, and z-scored before being plotted on a heatmap.</w:t>
        </w:r>
        <w:r w:rsidR="00CD1D85">
          <w:rPr>
            <w:rFonts w:ascii="Calibri" w:hAnsi="Calibri" w:cs="Calibri"/>
            <w:color w:val="000000" w:themeColor="text1"/>
            <w:lang w:val="en-US"/>
          </w:rPr>
          <w:t xml:space="preserve"> </w:t>
        </w:r>
      </w:ins>
      <w:ins w:id="200" w:author="Craig Nelson" w:date="2026-08-12T18:39:00Z" w16du:dateUtc="2026-08-13T04:39:00Z">
        <w:r w:rsidR="00CD1D85">
          <w:rPr>
            <w:rFonts w:ascii="Calibri" w:hAnsi="Calibri" w:cs="Calibri"/>
            <w:color w:val="000000" w:themeColor="text1"/>
            <w:lang w:val="en-US"/>
          </w:rPr>
          <w:t>For this visualization</w:t>
        </w:r>
      </w:ins>
      <w:del w:id="201" w:author="Craig Nelson" w:date="2026-08-12T18:39:00Z" w16du:dateUtc="2026-08-13T04:39:00Z">
        <w:r w:rsidRPr="00D01DAF" w:rsidDel="00CD1D85">
          <w:rPr>
            <w:rFonts w:ascii="Calibri" w:hAnsi="Calibri" w:cs="Calibri"/>
            <w:color w:val="000000" w:themeColor="text1"/>
          </w:rPr>
          <w:delText>Bacterial taxa were simplified to exclude</w:delText>
        </w:r>
      </w:del>
      <w:r w:rsidRPr="00D01DAF">
        <w:rPr>
          <w:rFonts w:ascii="Calibri" w:hAnsi="Calibri" w:cs="Calibri"/>
          <w:color w:val="000000" w:themeColor="text1"/>
        </w:rPr>
        <w:t xml:space="preserve"> </w:t>
      </w:r>
      <w:del w:id="202" w:author="Craig Nelson" w:date="2026-08-12T18:38:00Z" w16du:dateUtc="2026-08-13T04:38:00Z">
        <w:r w:rsidRPr="00D01DAF" w:rsidDel="00A57058">
          <w:rPr>
            <w:rFonts w:ascii="Calibri" w:hAnsi="Calibri" w:cs="Calibri"/>
            <w:color w:val="000000" w:themeColor="text1"/>
          </w:rPr>
          <w:delText xml:space="preserve">rare </w:delText>
        </w:r>
      </w:del>
      <w:ins w:id="203" w:author="Craig Nelson" w:date="2026-08-12T18:38:00Z" w16du:dateUtc="2026-08-13T04:38:00Z">
        <w:r w:rsidR="00A57058">
          <w:rPr>
            <w:rFonts w:ascii="Calibri" w:hAnsi="Calibri" w:cs="Calibri"/>
            <w:color w:val="000000" w:themeColor="text1"/>
            <w:lang w:val="en-US"/>
          </w:rPr>
          <w:t>transient</w:t>
        </w:r>
        <w:r w:rsidR="00A57058" w:rsidRPr="00D01DAF">
          <w:rPr>
            <w:rFonts w:ascii="Calibri" w:hAnsi="Calibri" w:cs="Calibri"/>
            <w:color w:val="000000" w:themeColor="text1"/>
          </w:rPr>
          <w:t xml:space="preserve"> </w:t>
        </w:r>
      </w:ins>
      <w:r w:rsidRPr="00D01DAF">
        <w:rPr>
          <w:rFonts w:ascii="Calibri" w:hAnsi="Calibri" w:cs="Calibri"/>
          <w:color w:val="000000" w:themeColor="text1"/>
        </w:rPr>
        <w:t xml:space="preserve">genera </w:t>
      </w:r>
      <w:ins w:id="204" w:author="Craig Nelson" w:date="2026-08-12T18:44:00Z" w16du:dateUtc="2026-08-13T04:44:00Z">
        <w:r w:rsidR="00CD1D85">
          <w:rPr>
            <w:rFonts w:ascii="Calibri" w:hAnsi="Calibri" w:cs="Calibri"/>
            <w:color w:val="000000" w:themeColor="text1"/>
            <w:lang w:val="en-US"/>
          </w:rPr>
          <w:t xml:space="preserve">(low prevalence) </w:t>
        </w:r>
      </w:ins>
      <w:r w:rsidRPr="00D01DAF">
        <w:rPr>
          <w:rFonts w:ascii="Calibri" w:hAnsi="Calibri" w:cs="Calibri"/>
          <w:color w:val="000000" w:themeColor="text1"/>
        </w:rPr>
        <w:t xml:space="preserve">which had a </w:t>
      </w:r>
      <w:del w:id="205" w:author="Craig Nelson" w:date="2026-08-12T18:40:00Z" w16du:dateUtc="2026-08-13T04:40:00Z">
        <w:r w:rsidRPr="00D01DAF" w:rsidDel="00CD1D85">
          <w:rPr>
            <w:rFonts w:ascii="Calibri" w:hAnsi="Calibri" w:cs="Calibri"/>
            <w:color w:val="000000" w:themeColor="text1"/>
          </w:rPr>
          <w:delText xml:space="preserve">summed </w:delText>
        </w:r>
      </w:del>
      <w:ins w:id="206" w:author="Craig Nelson" w:date="2026-08-12T18:40:00Z" w16du:dateUtc="2026-08-13T04:40:00Z">
        <w:r w:rsidR="00CD1D85">
          <w:rPr>
            <w:rFonts w:ascii="Calibri" w:hAnsi="Calibri" w:cs="Calibri"/>
            <w:color w:val="000000" w:themeColor="text1"/>
            <w:lang w:val="en-US"/>
          </w:rPr>
          <w:t>relative</w:t>
        </w:r>
        <w:r w:rsidR="00CD1D85" w:rsidRPr="00D01DAF">
          <w:rPr>
            <w:rFonts w:ascii="Calibri" w:hAnsi="Calibri" w:cs="Calibri"/>
            <w:color w:val="000000" w:themeColor="text1"/>
          </w:rPr>
          <w:t xml:space="preserve"> </w:t>
        </w:r>
      </w:ins>
      <w:r w:rsidRPr="00D01DAF">
        <w:rPr>
          <w:rFonts w:ascii="Calibri" w:hAnsi="Calibri" w:cs="Calibri"/>
          <w:color w:val="000000" w:themeColor="text1"/>
        </w:rPr>
        <w:t>abundance less than 0.5% in at least 3 samples</w:t>
      </w:r>
      <w:ins w:id="207" w:author="Craig Nelson" w:date="2026-08-12T18:39:00Z" w16du:dateUtc="2026-08-13T04:39:00Z">
        <w:r w:rsidR="00CD1D85">
          <w:rPr>
            <w:rFonts w:ascii="Calibri" w:hAnsi="Calibri" w:cs="Calibri"/>
            <w:color w:val="000000" w:themeColor="text1"/>
            <w:lang w:val="en-US"/>
          </w:rPr>
          <w:t xml:space="preserve"> were excluded</w:t>
        </w:r>
      </w:ins>
      <w:r w:rsidRPr="00D01DAF">
        <w:rPr>
          <w:rFonts w:ascii="Calibri" w:hAnsi="Calibri" w:cs="Calibri"/>
          <w:color w:val="000000" w:themeColor="text1"/>
        </w:rPr>
        <w:t xml:space="preserve">. </w:t>
      </w:r>
      <w:ins w:id="208" w:author="Craig Nelson" w:date="2026-08-12T18:42:00Z" w16du:dateUtc="2026-08-13T04:42:00Z">
        <w:r w:rsidR="00CD1D85">
          <w:rPr>
            <w:rFonts w:ascii="Calibri" w:hAnsi="Calibri" w:cs="Calibri"/>
            <w:color w:val="000000" w:themeColor="text1"/>
            <w:lang w:val="en-US"/>
          </w:rPr>
          <w:t>Genera were grouped into 3 modules based on their patterns of covariance across samples</w:t>
        </w:r>
      </w:ins>
      <w:ins w:id="209" w:author="Craig Nelson" w:date="2026-08-12T18:43:00Z" w16du:dateUtc="2026-08-13T04:43:00Z">
        <w:r w:rsidR="00CD1D85">
          <w:rPr>
            <w:rFonts w:ascii="Calibri" w:hAnsi="Calibri" w:cs="Calibri"/>
            <w:color w:val="000000" w:themeColor="text1"/>
            <w:lang w:val="en-US"/>
          </w:rPr>
          <w:t xml:space="preserve">: </w:t>
        </w:r>
      </w:ins>
      <w:del w:id="210" w:author="Craig Nelson" w:date="2026-08-12T18:41:00Z" w16du:dateUtc="2026-08-13T04:41:00Z">
        <w:r w:rsidRPr="00D01DAF" w:rsidDel="00CD1D85">
          <w:rPr>
            <w:rFonts w:ascii="Calibri" w:hAnsi="Calibri" w:cs="Calibri"/>
            <w:color w:val="000000" w:themeColor="text1"/>
          </w:rPr>
          <w:delText xml:space="preserve">The relative abundance of </w:delText>
        </w:r>
      </w:del>
      <w:del w:id="211" w:author="Craig Nelson" w:date="2026-08-12T18:40:00Z" w16du:dateUtc="2026-08-13T04:40:00Z">
        <w:r w:rsidRPr="00D01DAF" w:rsidDel="00CD1D85">
          <w:rPr>
            <w:rFonts w:ascii="Calibri" w:hAnsi="Calibri" w:cs="Calibri"/>
            <w:color w:val="000000" w:themeColor="text1"/>
          </w:rPr>
          <w:delText>abundant taxa was</w:delText>
        </w:r>
      </w:del>
      <w:del w:id="212" w:author="Craig Nelson" w:date="2026-08-12T18:41:00Z" w16du:dateUtc="2026-08-13T04:41:00Z">
        <w:r w:rsidRPr="00D01DAF" w:rsidDel="00CD1D85">
          <w:rPr>
            <w:rFonts w:ascii="Calibri" w:hAnsi="Calibri" w:cs="Calibri"/>
            <w:color w:val="000000" w:themeColor="text1"/>
          </w:rPr>
          <w:delText xml:space="preserve"> summed in each sample</w:delText>
        </w:r>
      </w:del>
      <w:del w:id="213" w:author="Craig Nelson" w:date="2026-08-12T18:40:00Z" w16du:dateUtc="2026-08-13T04:40:00Z">
        <w:r w:rsidRPr="00D01DAF" w:rsidDel="00CD1D85">
          <w:rPr>
            <w:rFonts w:ascii="Calibri" w:hAnsi="Calibri" w:cs="Calibri"/>
            <w:color w:val="000000" w:themeColor="text1"/>
          </w:rPr>
          <w:delText>s</w:delText>
        </w:r>
      </w:del>
      <w:del w:id="214" w:author="Craig Nelson" w:date="2026-08-12T18:41:00Z" w16du:dateUtc="2026-08-13T04:41:00Z">
        <w:r w:rsidRPr="00D01DAF" w:rsidDel="00CD1D85">
          <w:rPr>
            <w:rFonts w:ascii="Calibri" w:hAnsi="Calibri" w:cs="Calibri"/>
            <w:color w:val="000000" w:themeColor="text1"/>
          </w:rPr>
          <w:delText xml:space="preserve">, square-root transformed, and z-scored before being plotted on a heatmap. </w:delText>
        </w:r>
      </w:del>
      <w:r w:rsidRPr="00D01DAF">
        <w:rPr>
          <w:rFonts w:ascii="Calibri" w:hAnsi="Calibri" w:cs="Calibri"/>
          <w:color w:val="000000" w:themeColor="text1"/>
        </w:rPr>
        <w:t>Module membership was extracted from the heatmap</w:t>
      </w:r>
      <w:ins w:id="215" w:author="Craig Nelson" w:date="2026-08-12T18:41:00Z" w16du:dateUtc="2026-08-13T04:41:00Z">
        <w:r w:rsidR="00CD1D85">
          <w:rPr>
            <w:rFonts w:ascii="Calibri" w:hAnsi="Calibri" w:cs="Calibri"/>
            <w:color w:val="000000" w:themeColor="text1"/>
            <w:lang w:val="en-US"/>
          </w:rPr>
          <w:t xml:space="preserve"> based on k-means clustering</w:t>
        </w:r>
      </w:ins>
      <w:r w:rsidRPr="00D01DAF">
        <w:rPr>
          <w:rFonts w:ascii="Calibri" w:hAnsi="Calibri" w:cs="Calibri"/>
          <w:color w:val="000000" w:themeColor="text1"/>
        </w:rPr>
        <w:t xml:space="preserve">. The relative abundance of </w:t>
      </w:r>
      <w:ins w:id="216" w:author="Craig Nelson" w:date="2026-08-12T18:43:00Z" w16du:dateUtc="2026-08-13T04:43:00Z">
        <w:r w:rsidR="00CD1D85">
          <w:rPr>
            <w:rFonts w:ascii="Calibri" w:hAnsi="Calibri" w:cs="Calibri"/>
            <w:color w:val="000000" w:themeColor="text1"/>
            <w:lang w:val="en-US"/>
          </w:rPr>
          <w:t xml:space="preserve">the genera within </w:t>
        </w:r>
      </w:ins>
      <w:r w:rsidRPr="00D01DAF">
        <w:rPr>
          <w:rFonts w:ascii="Calibri" w:hAnsi="Calibri" w:cs="Calibri"/>
          <w:color w:val="000000" w:themeColor="text1"/>
        </w:rPr>
        <w:t xml:space="preserve">each module was summed in each sample and modeled statistically to understand the effects of treatment and time on enrichment patterns. </w:t>
      </w:r>
      <w:r w:rsidR="009A55A5" w:rsidRPr="00D01DAF">
        <w:rPr>
          <w:rFonts w:ascii="Calibri" w:hAnsi="Calibri" w:cs="Calibri"/>
          <w:color w:val="000000" w:themeColor="text1"/>
        </w:rPr>
        <w:t xml:space="preserve">To understand changes in microbial community structure, we </w:t>
      </w:r>
      <w:ins w:id="217" w:author="Craig Nelson" w:date="2026-08-12T18:44:00Z" w16du:dateUtc="2026-08-13T04:44:00Z">
        <w:r w:rsidR="00CD1D85">
          <w:rPr>
            <w:rFonts w:ascii="Calibri" w:hAnsi="Calibri" w:cs="Calibri"/>
            <w:color w:val="000000" w:themeColor="text1"/>
            <w:lang w:val="en-US"/>
          </w:rPr>
          <w:t>r</w:t>
        </w:r>
      </w:ins>
      <w:del w:id="218" w:author="Craig Nelson" w:date="2026-08-12T18:44:00Z" w16du:dateUtc="2026-08-13T04:44:00Z">
        <w:r w:rsidR="009A55A5" w:rsidRPr="00D01DAF" w:rsidDel="00CD1D85">
          <w:rPr>
            <w:rFonts w:ascii="Calibri" w:hAnsi="Calibri" w:cs="Calibri"/>
            <w:color w:val="000000" w:themeColor="text1"/>
          </w:rPr>
          <w:delText>eventually r</w:delText>
        </w:r>
      </w:del>
      <w:r w:rsidR="009A55A5" w:rsidRPr="00D01DAF">
        <w:rPr>
          <w:rFonts w:ascii="Calibri" w:hAnsi="Calibri" w:cs="Calibri"/>
          <w:color w:val="000000" w:themeColor="text1"/>
        </w:rPr>
        <w:t xml:space="preserve">an linear mixed-effects models and Dunnett’s </w:t>
      </w:r>
      <w:r w:rsidR="009A55A5" w:rsidRPr="00CD1D85">
        <w:rPr>
          <w:rFonts w:ascii="Calibri" w:hAnsi="Calibri" w:cs="Calibri"/>
          <w:i/>
          <w:iCs/>
          <w:color w:val="000000" w:themeColor="text1"/>
          <w:rPrChange w:id="219" w:author="Craig Nelson" w:date="2026-08-12T18:44:00Z" w16du:dateUtc="2026-08-13T04:44:00Z">
            <w:rPr>
              <w:rFonts w:ascii="Calibri" w:hAnsi="Calibri" w:cs="Calibri"/>
              <w:color w:val="000000" w:themeColor="text1"/>
            </w:rPr>
          </w:rPrChange>
        </w:rPr>
        <w:t>post-hoc</w:t>
      </w:r>
      <w:r w:rsidR="009A55A5" w:rsidRPr="00D01DAF">
        <w:rPr>
          <w:rFonts w:ascii="Calibri" w:hAnsi="Calibri" w:cs="Calibri"/>
          <w:color w:val="000000" w:themeColor="text1"/>
        </w:rPr>
        <w:t xml:space="preserve"> test </w:t>
      </w:r>
      <w:commentRangeStart w:id="220"/>
      <w:r w:rsidR="009A55A5" w:rsidRPr="00D01DAF">
        <w:rPr>
          <w:rFonts w:ascii="Calibri" w:hAnsi="Calibri" w:cs="Calibri"/>
          <w:color w:val="000000" w:themeColor="text1"/>
        </w:rPr>
        <w:t xml:space="preserve">for each </w:t>
      </w:r>
      <w:ins w:id="221" w:author="Craig Nelson" w:date="2026-08-12T18:44:00Z" w16du:dateUtc="2026-08-13T04:44:00Z">
        <w:r w:rsidR="00CD1D85">
          <w:rPr>
            <w:rFonts w:ascii="Calibri" w:hAnsi="Calibri" w:cs="Calibri"/>
            <w:color w:val="000000" w:themeColor="text1"/>
            <w:lang w:val="en-US"/>
          </w:rPr>
          <w:t xml:space="preserve">prevalent </w:t>
        </w:r>
      </w:ins>
      <w:r w:rsidR="009A55A5" w:rsidRPr="00D01DAF">
        <w:rPr>
          <w:rFonts w:ascii="Calibri" w:hAnsi="Calibri" w:cs="Calibri"/>
          <w:color w:val="000000" w:themeColor="text1"/>
        </w:rPr>
        <w:t xml:space="preserve">bacterial genus </w:t>
      </w:r>
      <w:commentRangeEnd w:id="220"/>
      <w:r w:rsidR="00CD1D85" w:rsidRPr="00D01DAF">
        <w:rPr>
          <w:rStyle w:val="Marquedecommentaire"/>
          <w:rFonts w:ascii="Calibri" w:hAnsi="Calibri" w:cs="Calibri"/>
          <w:color w:val="000000" w:themeColor="text1"/>
          <w:sz w:val="24"/>
          <w:szCs w:val="24"/>
        </w:rPr>
        <w:commentReference w:id="220"/>
      </w:r>
      <w:r w:rsidR="009A55A5" w:rsidRPr="00D01DAF">
        <w:rPr>
          <w:rFonts w:ascii="Calibri" w:hAnsi="Calibri" w:cs="Calibri"/>
          <w:color w:val="000000" w:themeColor="text1"/>
        </w:rPr>
        <w:t xml:space="preserve">to identify specific microbial taxa which are sensitive to the effects of treatment and time in our experiment. </w:t>
      </w:r>
    </w:p>
    <w:p w14:paraId="11B36971" w14:textId="77777777" w:rsidR="0037287D" w:rsidRPr="00F0557B" w:rsidRDefault="0037287D" w:rsidP="00934F70">
      <w:pPr>
        <w:spacing w:line="360" w:lineRule="auto"/>
        <w:rPr>
          <w:rFonts w:ascii="Calibri" w:hAnsi="Calibri" w:cs="Calibri"/>
          <w:color w:val="000000" w:themeColor="text1"/>
        </w:rPr>
      </w:pPr>
    </w:p>
    <w:p w14:paraId="0C78B609" w14:textId="77777777" w:rsidR="0037287D" w:rsidRPr="00F0557B" w:rsidRDefault="0037287D" w:rsidP="00934F70">
      <w:pPr>
        <w:spacing w:line="360" w:lineRule="auto"/>
        <w:rPr>
          <w:rFonts w:ascii="Calibri" w:hAnsi="Calibri" w:cs="Calibri"/>
          <w:color w:val="000000" w:themeColor="text1"/>
        </w:rPr>
      </w:pPr>
    </w:p>
    <w:p w14:paraId="3B97ABE0" w14:textId="77777777" w:rsidR="0037287D" w:rsidRPr="00F0557B" w:rsidRDefault="0037287D" w:rsidP="00934F70">
      <w:pPr>
        <w:spacing w:line="360" w:lineRule="auto"/>
        <w:rPr>
          <w:rFonts w:ascii="Calibri" w:hAnsi="Calibri" w:cs="Calibri"/>
          <w:color w:val="000000" w:themeColor="text1"/>
        </w:rPr>
      </w:pPr>
    </w:p>
    <w:p w14:paraId="33EF36C5" w14:textId="77777777" w:rsidR="0037287D" w:rsidRPr="00F0557B" w:rsidRDefault="0037287D" w:rsidP="00934F70">
      <w:pPr>
        <w:spacing w:line="360" w:lineRule="auto"/>
        <w:rPr>
          <w:rFonts w:ascii="Calibri" w:hAnsi="Calibri" w:cs="Calibri"/>
          <w:color w:val="000000" w:themeColor="text1"/>
        </w:rPr>
      </w:pPr>
    </w:p>
    <w:p w14:paraId="6E3EFC7A" w14:textId="77777777" w:rsidR="0037287D" w:rsidRPr="00F0557B" w:rsidRDefault="0037287D" w:rsidP="00934F70">
      <w:pPr>
        <w:spacing w:line="360" w:lineRule="auto"/>
        <w:rPr>
          <w:rFonts w:ascii="Calibri" w:hAnsi="Calibri" w:cs="Calibri"/>
          <w:color w:val="000000" w:themeColor="text1"/>
        </w:rPr>
      </w:pPr>
    </w:p>
    <w:p w14:paraId="7C43EE23" w14:textId="35F60BFE" w:rsidR="0037287D" w:rsidRPr="00F0557B" w:rsidRDefault="00FF7632" w:rsidP="00F554F4">
      <w:pPr>
        <w:rPr>
          <w:rFonts w:ascii="Calibri" w:hAnsi="Calibri" w:cs="Calibri"/>
          <w:color w:val="000000" w:themeColor="text1"/>
        </w:rPr>
      </w:pPr>
      <w:r w:rsidRPr="00F0557B">
        <w:rPr>
          <w:rFonts w:ascii="Calibri" w:hAnsi="Calibri" w:cs="Calibri"/>
          <w:color w:val="000000" w:themeColor="text1"/>
        </w:rPr>
        <w:br w:type="page"/>
      </w:r>
    </w:p>
    <w:p w14:paraId="5C7A3AF3" w14:textId="1E00A888" w:rsidR="000507B9" w:rsidRPr="00F3107C" w:rsidRDefault="0013065B" w:rsidP="000507B9">
      <w:pPr>
        <w:pStyle w:val="Titre1"/>
        <w:spacing w:line="360" w:lineRule="auto"/>
        <w:rPr>
          <w:rFonts w:ascii="Calibri" w:hAnsi="Calibri" w:cs="Calibri"/>
          <w:b/>
          <w:bCs/>
          <w:color w:val="000000" w:themeColor="text1"/>
        </w:rPr>
      </w:pPr>
      <w:bookmarkStart w:id="222" w:name="_Toc232771524"/>
      <w:bookmarkStart w:id="223" w:name="_Toc234162426"/>
      <w:commentRangeStart w:id="224"/>
      <w:r w:rsidRPr="00F0557B">
        <w:rPr>
          <w:rFonts w:ascii="Calibri" w:hAnsi="Calibri" w:cs="Calibri"/>
          <w:b/>
          <w:bCs/>
          <w:color w:val="000000" w:themeColor="text1"/>
        </w:rPr>
        <w:lastRenderedPageBreak/>
        <w:t>Results</w:t>
      </w:r>
      <w:bookmarkEnd w:id="222"/>
      <w:bookmarkEnd w:id="223"/>
      <w:commentRangeEnd w:id="224"/>
      <w:r w:rsidR="004A3DE3" w:rsidRPr="00F3107C">
        <w:rPr>
          <w:rStyle w:val="Marquedecommentaire"/>
          <w:rFonts w:ascii="Calibri" w:hAnsi="Calibri" w:cs="Calibri"/>
          <w:b/>
          <w:bCs/>
          <w:color w:val="000000" w:themeColor="text1"/>
          <w:sz w:val="40"/>
          <w:szCs w:val="40"/>
        </w:rPr>
        <w:commentReference w:id="224"/>
      </w:r>
    </w:p>
    <w:p w14:paraId="0DCBBAE5" w14:textId="64DF174F" w:rsidR="00F3107C" w:rsidRPr="006013D8" w:rsidRDefault="00F3107C" w:rsidP="006013D8">
      <w:pPr>
        <w:pStyle w:val="Titre2"/>
        <w:spacing w:line="360" w:lineRule="auto"/>
        <w:rPr>
          <w:rFonts w:ascii="Calibri" w:hAnsi="Calibri" w:cs="Calibri"/>
          <w:b/>
          <w:bCs/>
          <w:color w:val="000000" w:themeColor="text1"/>
          <w:sz w:val="24"/>
          <w:szCs w:val="24"/>
        </w:rPr>
      </w:pPr>
      <w:bookmarkStart w:id="225" w:name="_Toc232771525"/>
      <w:bookmarkStart w:id="226" w:name="_Toc234162427"/>
      <w:r>
        <w:rPr>
          <w:rFonts w:ascii="Calibri" w:hAnsi="Calibri" w:cs="Calibri"/>
          <w:b/>
          <w:bCs/>
          <w:color w:val="000000" w:themeColor="text1"/>
          <w:sz w:val="24"/>
          <w:szCs w:val="24"/>
        </w:rPr>
        <w:t xml:space="preserve">Inorganic Chemistry </w:t>
      </w:r>
      <w:bookmarkEnd w:id="225"/>
      <w:bookmarkEnd w:id="226"/>
    </w:p>
    <w:p w14:paraId="20414B97" w14:textId="44A4E92A" w:rsidR="0013065B" w:rsidRPr="00B17216" w:rsidRDefault="0013065B" w:rsidP="00B17216">
      <w:pPr>
        <w:spacing w:line="360" w:lineRule="auto"/>
        <w:ind w:firstLine="360"/>
        <w:rPr>
          <w:rFonts w:ascii="Calibri" w:hAnsi="Calibri" w:cs="Calibri"/>
          <w:color w:val="000000" w:themeColor="text1"/>
        </w:rPr>
      </w:pPr>
      <w:r w:rsidRPr="00B17216">
        <w:rPr>
          <w:rFonts w:ascii="Calibri" w:hAnsi="Calibri" w:cs="Calibri"/>
          <w:color w:val="000000" w:themeColor="text1"/>
        </w:rPr>
        <w:t>Relativized concentrations of orthophosphate, nitrate, ammonia, and silica</w:t>
      </w:r>
      <w:r w:rsidR="00B17216" w:rsidRPr="00B17216">
        <w:rPr>
          <w:rFonts w:ascii="Calibri" w:hAnsi="Calibri" w:cs="Calibri"/>
          <w:color w:val="000000" w:themeColor="text1"/>
        </w:rPr>
        <w:t xml:space="preserve">te </w:t>
      </w:r>
      <w:r w:rsidRPr="00B17216">
        <w:rPr>
          <w:rFonts w:ascii="Calibri" w:hAnsi="Calibri" w:cs="Calibri"/>
          <w:color w:val="000000" w:themeColor="text1"/>
        </w:rPr>
        <w:t>were</w:t>
      </w:r>
      <w:r w:rsidR="00D01DAF">
        <w:rPr>
          <w:rFonts w:ascii="Calibri" w:hAnsi="Calibri" w:cs="Calibri"/>
          <w:color w:val="000000" w:themeColor="text1"/>
        </w:rPr>
        <w:t xml:space="preserve"> measured</w:t>
      </w:r>
      <w:r w:rsidRPr="00B17216">
        <w:rPr>
          <w:rFonts w:ascii="Calibri" w:hAnsi="Calibri" w:cs="Calibri"/>
          <w:color w:val="000000" w:themeColor="text1"/>
        </w:rPr>
        <w:t xml:space="preserve"> </w:t>
      </w:r>
      <w:r w:rsidR="00D01DAF">
        <w:rPr>
          <w:rFonts w:ascii="Helvetica Neue" w:hAnsi="Helvetica Neue"/>
          <w:color w:val="000000"/>
        </w:rPr>
        <w:t xml:space="preserve">as the difference from mean intake values at each of 4 timepoints (every 6h) </w:t>
      </w:r>
      <w:r w:rsidR="00D01DAF">
        <w:rPr>
          <w:rFonts w:ascii="Calibri" w:hAnsi="Calibri" w:cs="Calibri"/>
          <w:color w:val="000000" w:themeColor="text1"/>
        </w:rPr>
        <w:t xml:space="preserve">over </w:t>
      </w:r>
      <w:r w:rsidR="00B17216" w:rsidRPr="00B17216">
        <w:rPr>
          <w:rFonts w:ascii="Calibri" w:hAnsi="Calibri" w:cs="Calibri"/>
          <w:color w:val="000000" w:themeColor="text1"/>
        </w:rPr>
        <w:t xml:space="preserve">a </w:t>
      </w:r>
      <w:r w:rsidR="00D01DAF">
        <w:rPr>
          <w:rFonts w:ascii="Calibri" w:hAnsi="Calibri" w:cs="Calibri"/>
          <w:color w:val="000000" w:themeColor="text1"/>
        </w:rPr>
        <w:t xml:space="preserve">diel </w:t>
      </w:r>
      <w:r w:rsidR="00B17216" w:rsidRPr="00B17216">
        <w:rPr>
          <w:rFonts w:ascii="Calibri" w:hAnsi="Calibri" w:cs="Calibri"/>
          <w:color w:val="000000" w:themeColor="text1"/>
        </w:rPr>
        <w:t>24h</w:t>
      </w:r>
      <w:r w:rsidR="00D01DAF">
        <w:rPr>
          <w:rFonts w:ascii="Calibri" w:hAnsi="Calibri" w:cs="Calibri"/>
          <w:color w:val="000000" w:themeColor="text1"/>
        </w:rPr>
        <w:t xml:space="preserve"> period</w:t>
      </w:r>
      <w:r w:rsidR="00B17216" w:rsidRPr="00B17216">
        <w:rPr>
          <w:rFonts w:ascii="Calibri" w:hAnsi="Calibri" w:cs="Calibri"/>
          <w:color w:val="000000" w:themeColor="text1"/>
        </w:rPr>
        <w:t xml:space="preserve"> </w:t>
      </w:r>
      <w:r w:rsidRPr="00B17216">
        <w:rPr>
          <w:rFonts w:ascii="Calibri" w:hAnsi="Calibri" w:cs="Calibri"/>
          <w:color w:val="000000" w:themeColor="text1"/>
        </w:rPr>
        <w:t>(</w:t>
      </w:r>
      <w:r w:rsidR="00B17216" w:rsidRPr="00B17216">
        <w:rPr>
          <w:rFonts w:ascii="Calibri" w:hAnsi="Calibri" w:cs="Calibri"/>
          <w:color w:val="000000" w:themeColor="text1"/>
        </w:rPr>
        <w:fldChar w:fldCharType="begin"/>
      </w:r>
      <w:r w:rsidR="00B17216" w:rsidRPr="00B17216">
        <w:rPr>
          <w:rFonts w:ascii="Calibri" w:hAnsi="Calibri" w:cs="Calibri"/>
          <w:color w:val="000000" w:themeColor="text1"/>
        </w:rPr>
        <w:instrText xml:space="preserve"> REF _Ref234488538 \h </w:instrText>
      </w:r>
      <w:r w:rsidR="00B17216">
        <w:rPr>
          <w:rFonts w:ascii="Calibri" w:hAnsi="Calibri" w:cs="Calibri"/>
          <w:color w:val="000000" w:themeColor="text1"/>
        </w:rPr>
        <w:instrText xml:space="preserve"> \* MERGEFORMAT </w:instrText>
      </w:r>
      <w:r w:rsidR="00B17216" w:rsidRPr="00B17216">
        <w:rPr>
          <w:rFonts w:ascii="Calibri" w:hAnsi="Calibri" w:cs="Calibri"/>
          <w:color w:val="000000" w:themeColor="text1"/>
        </w:rPr>
      </w:r>
      <w:r w:rsidR="00B17216" w:rsidRPr="00B17216">
        <w:rPr>
          <w:rFonts w:ascii="Calibri" w:hAnsi="Calibri" w:cs="Calibri"/>
          <w:color w:val="000000" w:themeColor="text1"/>
        </w:rPr>
        <w:fldChar w:fldCharType="separate"/>
      </w:r>
      <w:r w:rsidR="00B17216" w:rsidRPr="00B17216">
        <w:rPr>
          <w:rFonts w:ascii="Calibri" w:hAnsi="Calibri" w:cs="Calibri"/>
          <w:b/>
          <w:bCs/>
        </w:rPr>
        <w:t xml:space="preserve">Figure </w:t>
      </w:r>
      <w:r w:rsidR="00B17216" w:rsidRPr="00B17216">
        <w:rPr>
          <w:rFonts w:ascii="Calibri" w:hAnsi="Calibri" w:cs="Calibri"/>
          <w:b/>
          <w:bCs/>
          <w:noProof/>
        </w:rPr>
        <w:t>2</w:t>
      </w:r>
      <w:r w:rsidR="00B17216" w:rsidRPr="00B17216">
        <w:rPr>
          <w:rFonts w:ascii="Calibri" w:hAnsi="Calibri" w:cs="Calibri"/>
          <w:color w:val="000000" w:themeColor="text1"/>
        </w:rPr>
        <w:fldChar w:fldCharType="end"/>
      </w:r>
      <w:r w:rsidRPr="00B17216">
        <w:rPr>
          <w:rFonts w:ascii="Calibri" w:hAnsi="Calibri" w:cs="Calibri"/>
          <w:color w:val="000000" w:themeColor="text1"/>
        </w:rPr>
        <w:t xml:space="preserve">). </w:t>
      </w:r>
      <w:r w:rsidR="004035A5" w:rsidRPr="00B17216">
        <w:rPr>
          <w:rFonts w:ascii="Calibri" w:hAnsi="Calibri" w:cs="Calibri"/>
          <w:color w:val="000000" w:themeColor="text1"/>
        </w:rPr>
        <w:t>All nutrients significantly differed among sampling time points (</w:t>
      </w:r>
      <w:commentRangeStart w:id="227"/>
      <w:commentRangeStart w:id="228"/>
      <w:r w:rsidR="004035A5" w:rsidRPr="00B17216">
        <w:rPr>
          <w:rFonts w:ascii="Calibri" w:hAnsi="Calibri" w:cs="Calibri"/>
          <w:color w:val="000000" w:themeColor="text1"/>
        </w:rPr>
        <w:t>Supplemental</w:t>
      </w:r>
      <w:commentRangeEnd w:id="227"/>
      <w:r w:rsidR="004035A5">
        <w:rPr>
          <w:rStyle w:val="Marquedecommentaire"/>
          <w:rFonts w:ascii="Calibri" w:hAnsi="Calibri" w:cs="Calibri"/>
          <w:color w:val="000000" w:themeColor="text1"/>
          <w:sz w:val="24"/>
          <w:szCs w:val="24"/>
        </w:rPr>
        <w:commentReference w:id="227"/>
      </w:r>
      <w:commentRangeEnd w:id="228"/>
      <w:r w:rsidR="00240A19">
        <w:rPr>
          <w:rStyle w:val="Marquedecommentaire"/>
          <w:rFonts w:ascii="Calibri" w:hAnsi="Calibri" w:cs="Calibri"/>
          <w:color w:val="000000" w:themeColor="text1"/>
          <w:sz w:val="24"/>
          <w:szCs w:val="24"/>
        </w:rPr>
        <w:commentReference w:id="228"/>
      </w:r>
      <w:r w:rsidR="0033566F">
        <w:rPr>
          <w:rFonts w:ascii="Calibri" w:hAnsi="Calibri" w:cs="Calibri"/>
          <w:color w:val="000000" w:themeColor="text1"/>
        </w:rPr>
        <w:t xml:space="preserve"> </w:t>
      </w:r>
      <w:r w:rsidR="0033566F">
        <w:rPr>
          <w:rFonts w:ascii="Calibri" w:hAnsi="Calibri" w:cs="Calibri"/>
          <w:color w:val="000000" w:themeColor="text1"/>
        </w:rPr>
        <w:fldChar w:fldCharType="begin"/>
      </w:r>
      <w:r w:rsidR="0033566F">
        <w:rPr>
          <w:rFonts w:ascii="Calibri" w:hAnsi="Calibri" w:cs="Calibri"/>
          <w:color w:val="000000" w:themeColor="text1"/>
        </w:rPr>
        <w:instrText xml:space="preserve"> REF _Ref236582799 \h </w:instrText>
      </w:r>
      <w:r w:rsidR="0033566F">
        <w:rPr>
          <w:rFonts w:ascii="Calibri" w:hAnsi="Calibri" w:cs="Calibri"/>
          <w:color w:val="000000" w:themeColor="text1"/>
        </w:rPr>
      </w:r>
      <w:r w:rsidR="0033566F">
        <w:rPr>
          <w:rFonts w:ascii="Calibri" w:hAnsi="Calibri" w:cs="Calibri"/>
          <w:color w:val="000000" w:themeColor="text1"/>
        </w:rPr>
        <w:fldChar w:fldCharType="separate"/>
      </w:r>
      <w:r w:rsidR="0033566F" w:rsidRPr="006B7430">
        <w:rPr>
          <w:rFonts w:ascii="Calibri" w:hAnsi="Calibri" w:cs="Calibri"/>
          <w:color w:val="000000" w:themeColor="text1"/>
        </w:rPr>
        <w:t xml:space="preserve">Table </w:t>
      </w:r>
      <w:r w:rsidR="0033566F" w:rsidRPr="006B7430">
        <w:rPr>
          <w:rFonts w:ascii="Calibri" w:hAnsi="Calibri" w:cs="Calibri"/>
          <w:noProof/>
          <w:color w:val="000000" w:themeColor="text1"/>
        </w:rPr>
        <w:t>1</w:t>
      </w:r>
      <w:r w:rsidR="0033566F">
        <w:rPr>
          <w:rFonts w:ascii="Calibri" w:hAnsi="Calibri" w:cs="Calibri"/>
          <w:color w:val="000000" w:themeColor="text1"/>
        </w:rPr>
        <w:fldChar w:fldCharType="end"/>
      </w:r>
      <w:r w:rsidR="004035A5" w:rsidRPr="00B17216">
        <w:rPr>
          <w:rFonts w:ascii="Calibri" w:hAnsi="Calibri" w:cs="Calibri"/>
          <w:color w:val="000000" w:themeColor="text1"/>
        </w:rPr>
        <w:t>)</w:t>
      </w:r>
      <w:r w:rsidR="004035A5">
        <w:rPr>
          <w:rFonts w:ascii="Calibri" w:hAnsi="Calibri" w:cs="Calibri"/>
          <w:color w:val="000000" w:themeColor="text1"/>
        </w:rPr>
        <w:t xml:space="preserve">. </w:t>
      </w:r>
      <w:ins w:id="229" w:author="Craig Nelson" w:date="2026-08-12T18:49:00Z" w16du:dateUtc="2026-08-13T04:49:00Z">
        <w:r w:rsidR="00240A19">
          <w:rPr>
            <w:rFonts w:ascii="Calibri" w:hAnsi="Calibri" w:cs="Calibri"/>
            <w:color w:val="000000" w:themeColor="text1"/>
            <w:lang w:val="en-US"/>
          </w:rPr>
          <w:t xml:space="preserve">Nitrate </w:t>
        </w:r>
        <w:r w:rsidR="00D25324">
          <w:rPr>
            <w:rFonts w:ascii="Calibri" w:hAnsi="Calibri" w:cs="Calibri"/>
            <w:color w:val="000000" w:themeColor="text1"/>
            <w:lang w:val="en-US"/>
          </w:rPr>
          <w:t>differed significantly among treatments (Ftreatment=</w:t>
        </w:r>
      </w:ins>
      <w:ins w:id="230" w:author="Craig Nelson" w:date="2026-08-12T18:50:00Z" w16du:dateUtc="2026-08-13T04:50:00Z">
        <w:r w:rsidR="00D25324">
          <w:rPr>
            <w:rFonts w:ascii="Calibri" w:hAnsi="Calibri" w:cs="Calibri"/>
            <w:color w:val="000000" w:themeColor="text1"/>
            <w:lang w:val="en-US"/>
          </w:rPr>
          <w:t>4.03, p = 0.034) consistently through time (ptreatxtime = 0.</w:t>
        </w:r>
      </w:ins>
      <w:ins w:id="231" w:author="Craig Nelson" w:date="2026-08-12T18:51:00Z" w16du:dateUtc="2026-08-13T04:51:00Z">
        <w:r w:rsidR="00D25324">
          <w:rPr>
            <w:rFonts w:ascii="Calibri" w:hAnsi="Calibri" w:cs="Calibri"/>
            <w:color w:val="000000" w:themeColor="text1"/>
            <w:lang w:val="en-US"/>
          </w:rPr>
          <w:t>54</w:t>
        </w:r>
      </w:ins>
      <w:ins w:id="232" w:author="Craig Nelson" w:date="2026-08-12T18:50:00Z" w16du:dateUtc="2026-08-13T04:50:00Z">
        <w:r w:rsidR="00D25324">
          <w:rPr>
            <w:rFonts w:ascii="Calibri" w:hAnsi="Calibri" w:cs="Calibri"/>
            <w:color w:val="000000" w:themeColor="text1"/>
            <w:lang w:val="en-US"/>
          </w:rPr>
          <w:t>4)</w:t>
        </w:r>
      </w:ins>
      <w:ins w:id="233" w:author="Craig Nelson" w:date="2026-08-12T18:51:00Z" w16du:dateUtc="2026-08-13T04:51:00Z">
        <w:r w:rsidR="00D25324">
          <w:rPr>
            <w:rFonts w:ascii="Calibri" w:hAnsi="Calibri" w:cs="Calibri"/>
            <w:color w:val="000000" w:themeColor="text1"/>
            <w:lang w:val="en-US"/>
          </w:rPr>
          <w:t xml:space="preserve">, with Dunnet’s post hoc test showing significant depletion relative to the Control aquaria (p = xxx). </w:t>
        </w:r>
      </w:ins>
      <w:r w:rsidR="00B17216" w:rsidRPr="00B17216">
        <w:rPr>
          <w:rFonts w:ascii="Calibri" w:hAnsi="Calibri" w:cs="Calibri"/>
          <w:color w:val="000000" w:themeColor="text1"/>
        </w:rPr>
        <w:t>Silicate</w:t>
      </w:r>
      <w:r w:rsidRPr="00B17216">
        <w:rPr>
          <w:rFonts w:ascii="Calibri" w:hAnsi="Calibri" w:cs="Calibri"/>
          <w:color w:val="000000" w:themeColor="text1"/>
        </w:rPr>
        <w:t xml:space="preserve"> exhibited significant differences among treatments (</w:t>
      </w:r>
      <w:r w:rsidR="00B17216" w:rsidRPr="00B17216">
        <w:rPr>
          <w:rFonts w:ascii="Calibri" w:hAnsi="Calibri" w:cs="Calibri"/>
          <w:color w:val="000000" w:themeColor="text1"/>
        </w:rPr>
        <w:t>F</w:t>
      </w:r>
      <w:r w:rsidR="004035A5" w:rsidRPr="0033566F">
        <w:rPr>
          <w:rFonts w:ascii="Calibri" w:hAnsi="Calibri" w:cs="Calibri"/>
          <w:color w:val="000000" w:themeColor="text1"/>
          <w:vertAlign w:val="subscript"/>
        </w:rPr>
        <w:t>treatment</w:t>
      </w:r>
      <w:r w:rsidR="00B17216" w:rsidRPr="00B17216">
        <w:rPr>
          <w:rFonts w:ascii="Calibri" w:hAnsi="Calibri" w:cs="Calibri"/>
          <w:color w:val="000000" w:themeColor="text1"/>
        </w:rPr>
        <w:t xml:space="preserve">= 4.41, </w:t>
      </w:r>
      <w:r w:rsidRPr="00B17216">
        <w:rPr>
          <w:rFonts w:ascii="Calibri" w:hAnsi="Calibri" w:cs="Calibri"/>
          <w:color w:val="000000" w:themeColor="text1"/>
        </w:rPr>
        <w:t>p</w:t>
      </w:r>
      <w:r w:rsidR="00B17216" w:rsidRPr="00B17216">
        <w:rPr>
          <w:rFonts w:ascii="Calibri" w:hAnsi="Calibri" w:cs="Calibri"/>
          <w:color w:val="000000" w:themeColor="text1"/>
        </w:rPr>
        <w:t>&lt;</w:t>
      </w:r>
      <w:r w:rsidRPr="00B17216">
        <w:rPr>
          <w:rFonts w:ascii="Calibri" w:hAnsi="Calibri" w:cs="Calibri"/>
          <w:color w:val="000000" w:themeColor="text1"/>
        </w:rPr>
        <w:t>0.05)</w:t>
      </w:r>
      <w:r w:rsidR="004035A5">
        <w:rPr>
          <w:rFonts w:ascii="Calibri" w:hAnsi="Calibri" w:cs="Calibri"/>
          <w:color w:val="000000" w:themeColor="text1"/>
        </w:rPr>
        <w:t xml:space="preserve"> </w:t>
      </w:r>
      <w:r w:rsidR="004035A5">
        <w:rPr>
          <w:rFonts w:ascii="Helvetica Neue" w:hAnsi="Helvetica Neue"/>
          <w:color w:val="000000"/>
        </w:rPr>
        <w:t>that changed through time (F</w:t>
      </w:r>
      <w:r w:rsidR="004035A5" w:rsidRPr="0033566F">
        <w:rPr>
          <w:rFonts w:ascii="Helvetica Neue" w:hAnsi="Helvetica Neue"/>
          <w:color w:val="000000"/>
          <w:vertAlign w:val="subscript"/>
        </w:rPr>
        <w:t>treatment:time</w:t>
      </w:r>
      <w:r w:rsidR="004035A5">
        <w:rPr>
          <w:rFonts w:ascii="Helvetica Neue" w:hAnsi="Helvetica Neue"/>
          <w:color w:val="000000"/>
        </w:rPr>
        <w:t>= 2.31, p&lt;0.05)</w:t>
      </w:r>
      <w:r w:rsidR="00B17216" w:rsidRPr="00B17216">
        <w:rPr>
          <w:rFonts w:ascii="Calibri" w:hAnsi="Calibri" w:cs="Calibri"/>
          <w:color w:val="000000" w:themeColor="text1"/>
        </w:rPr>
        <w:t xml:space="preserve">, </w:t>
      </w:r>
      <w:del w:id="234" w:author="Craig Nelson" w:date="2026-08-12T18:52:00Z" w16du:dateUtc="2026-08-13T04:52:00Z">
        <w:r w:rsidR="00B17216" w:rsidRPr="00B17216" w:rsidDel="00D25324">
          <w:rPr>
            <w:rFonts w:ascii="Calibri" w:hAnsi="Calibri" w:cs="Calibri"/>
            <w:color w:val="000000" w:themeColor="text1"/>
          </w:rPr>
          <w:delText>while the other nutrients d</w:delText>
        </w:r>
        <w:r w:rsidR="004035A5" w:rsidDel="00D25324">
          <w:rPr>
            <w:rFonts w:ascii="Calibri" w:hAnsi="Calibri" w:cs="Calibri"/>
            <w:color w:val="000000" w:themeColor="text1"/>
          </w:rPr>
          <w:delText>id</w:delText>
        </w:r>
        <w:r w:rsidR="00B17216" w:rsidRPr="00B17216" w:rsidDel="00D25324">
          <w:rPr>
            <w:rFonts w:ascii="Calibri" w:hAnsi="Calibri" w:cs="Calibri"/>
            <w:color w:val="000000" w:themeColor="text1"/>
          </w:rPr>
          <w:delText xml:space="preserve"> not show significance (p</w:delText>
        </w:r>
        <w:r w:rsidR="00B17216" w:rsidRPr="00B17216" w:rsidDel="00D25324">
          <w:rPr>
            <w:rFonts w:ascii="Calibri" w:hAnsi="Calibri" w:cs="Calibri"/>
            <w:color w:val="000000" w:themeColor="text1"/>
            <w:vertAlign w:val="subscript"/>
          </w:rPr>
          <w:delText xml:space="preserve">treatment </w:delText>
        </w:r>
        <w:r w:rsidR="00B17216" w:rsidRPr="00B17216" w:rsidDel="00D25324">
          <w:rPr>
            <w:rFonts w:ascii="Calibri" w:hAnsi="Calibri" w:cs="Calibri"/>
            <w:color w:val="000000" w:themeColor="text1"/>
          </w:rPr>
          <w:delText>&gt;</w:delText>
        </w:r>
        <w:r w:rsidR="00E8437B" w:rsidDel="00D25324">
          <w:rPr>
            <w:rFonts w:ascii="Calibri" w:hAnsi="Calibri" w:cs="Calibri"/>
            <w:color w:val="000000" w:themeColor="text1"/>
          </w:rPr>
          <w:delText xml:space="preserve"> </w:delText>
        </w:r>
        <w:r w:rsidR="00B17216" w:rsidRPr="00B17216" w:rsidDel="00D25324">
          <w:rPr>
            <w:rFonts w:ascii="Calibri" w:hAnsi="Calibri" w:cs="Calibri"/>
            <w:color w:val="000000" w:themeColor="text1"/>
          </w:rPr>
          <w:delText>0.05</w:delText>
        </w:r>
        <w:r w:rsidR="00E8437B" w:rsidDel="00D25324">
          <w:rPr>
            <w:rFonts w:ascii="Calibri" w:hAnsi="Calibri" w:cs="Calibri"/>
            <w:color w:val="000000" w:themeColor="text1"/>
          </w:rPr>
          <w:delText>)</w:delText>
        </w:r>
        <w:r w:rsidR="00B17216" w:rsidRPr="00B17216" w:rsidDel="00D25324">
          <w:rPr>
            <w:rFonts w:ascii="Calibri" w:hAnsi="Calibri" w:cs="Calibri"/>
            <w:color w:val="000000" w:themeColor="text1"/>
          </w:rPr>
          <w:delText xml:space="preserve">. </w:delText>
        </w:r>
        <w:r w:rsidRPr="00B17216" w:rsidDel="00D25324">
          <w:rPr>
            <w:rFonts w:ascii="Calibri" w:hAnsi="Calibri" w:cs="Calibri"/>
            <w:color w:val="000000" w:themeColor="text1"/>
          </w:rPr>
          <w:delText>P</w:delText>
        </w:r>
      </w:del>
      <w:ins w:id="235" w:author="Craig Nelson" w:date="2026-08-12T18:52:00Z" w16du:dateUtc="2026-08-13T04:52:00Z">
        <w:r w:rsidR="00D25324">
          <w:rPr>
            <w:rFonts w:ascii="Calibri" w:hAnsi="Calibri" w:cs="Calibri"/>
            <w:color w:val="000000" w:themeColor="text1"/>
            <w:lang w:val="en-US"/>
          </w:rPr>
          <w:t xml:space="preserve"> and p</w:t>
        </w:r>
      </w:ins>
      <w:r w:rsidRPr="00B17216">
        <w:rPr>
          <w:rFonts w:ascii="Calibri" w:hAnsi="Calibri" w:cs="Calibri"/>
          <w:color w:val="000000" w:themeColor="text1"/>
        </w:rPr>
        <w:t>ost-hoc Dunnett’s contrasts show</w:t>
      </w:r>
      <w:r w:rsidR="00B17216" w:rsidRPr="00B17216">
        <w:rPr>
          <w:rFonts w:ascii="Calibri" w:hAnsi="Calibri" w:cs="Calibri"/>
          <w:color w:val="000000" w:themeColor="text1"/>
        </w:rPr>
        <w:t xml:space="preserve">ed a significant </w:t>
      </w:r>
      <w:r w:rsidR="00136BF9">
        <w:rPr>
          <w:rFonts w:ascii="Calibri" w:hAnsi="Calibri" w:cs="Calibri"/>
          <w:color w:val="000000" w:themeColor="text1"/>
        </w:rPr>
        <w:t>depletion of silicate</w:t>
      </w:r>
      <w:r w:rsidR="00B17216" w:rsidRPr="00B17216">
        <w:rPr>
          <w:rFonts w:ascii="Calibri" w:hAnsi="Calibri" w:cs="Calibri"/>
          <w:color w:val="000000" w:themeColor="text1"/>
        </w:rPr>
        <w:t xml:space="preserve"> between the CCA-enriched treatment and seawater control (p&lt;0.05)</w:t>
      </w:r>
      <w:ins w:id="236" w:author="Craig Nelson" w:date="2026-08-12T18:53:00Z" w16du:dateUtc="2026-08-13T04:53:00Z">
        <w:r w:rsidR="00D25324">
          <w:rPr>
            <w:rFonts w:ascii="Calibri" w:hAnsi="Calibri" w:cs="Calibri"/>
            <w:color w:val="000000" w:themeColor="text1"/>
            <w:lang w:val="en-US"/>
          </w:rPr>
          <w:t xml:space="preserve"> part</w:t>
        </w:r>
      </w:ins>
      <w:ins w:id="237" w:author="Craig Nelson" w:date="2026-08-12T18:54:00Z" w16du:dateUtc="2026-08-13T04:54:00Z">
        <w:r w:rsidR="00D25324">
          <w:rPr>
            <w:rFonts w:ascii="Calibri" w:hAnsi="Calibri" w:cs="Calibri"/>
            <w:color w:val="000000" w:themeColor="text1"/>
            <w:lang w:val="en-US"/>
          </w:rPr>
          <w:t>icularly</w:t>
        </w:r>
      </w:ins>
      <w:del w:id="238" w:author="Craig Nelson" w:date="2026-08-12T18:53:00Z" w16du:dateUtc="2026-08-13T04:53:00Z">
        <w:r w:rsidR="00B17216" w:rsidRPr="00B17216" w:rsidDel="00D25324">
          <w:rPr>
            <w:rFonts w:ascii="Calibri" w:hAnsi="Calibri" w:cs="Calibri"/>
            <w:color w:val="000000" w:themeColor="text1"/>
          </w:rPr>
          <w:delText xml:space="preserve">. </w:delText>
        </w:r>
        <w:r w:rsidRPr="00B17216" w:rsidDel="00D25324">
          <w:rPr>
            <w:rFonts w:ascii="Calibri" w:hAnsi="Calibri" w:cs="Calibri"/>
            <w:color w:val="000000" w:themeColor="text1"/>
          </w:rPr>
          <w:delText xml:space="preserve"> </w:delText>
        </w:r>
        <w:r w:rsidR="00B17216" w:rsidRPr="00B17216" w:rsidDel="00D25324">
          <w:rPr>
            <w:rFonts w:ascii="Calibri" w:hAnsi="Calibri" w:cs="Calibri"/>
            <w:color w:val="000000" w:themeColor="text1"/>
          </w:rPr>
          <w:delText>Tukey’s post hoc test showed significant differences</w:delText>
        </w:r>
      </w:del>
      <w:r w:rsidR="00B17216" w:rsidRPr="00B17216">
        <w:rPr>
          <w:rFonts w:ascii="Calibri" w:hAnsi="Calibri" w:cs="Calibri"/>
          <w:color w:val="000000" w:themeColor="text1"/>
        </w:rPr>
        <w:t xml:space="preserve"> between 12:00 (T</w:t>
      </w:r>
      <w:r w:rsidR="00B17216" w:rsidRPr="00B17216">
        <w:rPr>
          <w:rFonts w:ascii="Calibri" w:hAnsi="Calibri" w:cs="Calibri"/>
          <w:color w:val="000000" w:themeColor="text1"/>
          <w:vertAlign w:val="subscript"/>
        </w:rPr>
        <w:t>initial</w:t>
      </w:r>
      <w:r w:rsidR="00B17216" w:rsidRPr="00B17216">
        <w:rPr>
          <w:rFonts w:ascii="Calibri" w:hAnsi="Calibri" w:cs="Calibri"/>
          <w:color w:val="000000" w:themeColor="text1"/>
        </w:rPr>
        <w:t xml:space="preserve">) and the other three time points (p&lt;0.05). </w:t>
      </w:r>
      <w:r w:rsidRPr="00B17216">
        <w:rPr>
          <w:rFonts w:ascii="Calibri" w:hAnsi="Calibri" w:cs="Calibri"/>
          <w:color w:val="000000" w:themeColor="text1"/>
        </w:rPr>
        <w:t>Results suggest that net nutrient dynamics</w:t>
      </w:r>
      <w:r w:rsidR="00B17216" w:rsidRPr="00B17216">
        <w:rPr>
          <w:rFonts w:ascii="Calibri" w:hAnsi="Calibri" w:cs="Calibri"/>
          <w:color w:val="000000" w:themeColor="text1"/>
        </w:rPr>
        <w:t xml:space="preserve"> of orthophosphate</w:t>
      </w:r>
      <w:ins w:id="239" w:author="Craig Nelson" w:date="2026-08-12T18:54:00Z" w16du:dateUtc="2026-08-13T04:54:00Z">
        <w:r w:rsidR="00D25324">
          <w:rPr>
            <w:rFonts w:ascii="Calibri" w:hAnsi="Calibri" w:cs="Calibri"/>
            <w:color w:val="000000" w:themeColor="text1"/>
            <w:lang w:val="en-US"/>
          </w:rPr>
          <w:t xml:space="preserve"> </w:t>
        </w:r>
      </w:ins>
      <w:del w:id="240" w:author="Craig Nelson" w:date="2026-08-12T18:54:00Z" w16du:dateUtc="2026-08-13T04:54:00Z">
        <w:r w:rsidR="00B17216" w:rsidRPr="00B17216" w:rsidDel="00D25324">
          <w:rPr>
            <w:rFonts w:ascii="Calibri" w:hAnsi="Calibri" w:cs="Calibri"/>
            <w:color w:val="000000" w:themeColor="text1"/>
          </w:rPr>
          <w:delText xml:space="preserve">, nitrate, </w:delText>
        </w:r>
      </w:del>
      <w:r w:rsidR="00B17216" w:rsidRPr="00B17216">
        <w:rPr>
          <w:rFonts w:ascii="Calibri" w:hAnsi="Calibri" w:cs="Calibri"/>
          <w:color w:val="000000" w:themeColor="text1"/>
        </w:rPr>
        <w:t>and ammonia</w:t>
      </w:r>
      <w:r w:rsidRPr="00B17216">
        <w:rPr>
          <w:rFonts w:ascii="Calibri" w:hAnsi="Calibri" w:cs="Calibri"/>
          <w:color w:val="000000" w:themeColor="text1"/>
        </w:rPr>
        <w:t xml:space="preserve"> were independent of benthic community composition </w:t>
      </w:r>
      <w:r w:rsidR="00B17216" w:rsidRPr="00B17216">
        <w:rPr>
          <w:rFonts w:ascii="Calibri" w:hAnsi="Calibri" w:cs="Calibri"/>
          <w:color w:val="000000" w:themeColor="text1"/>
        </w:rPr>
        <w:t>and</w:t>
      </w:r>
      <w:r w:rsidRPr="00B17216">
        <w:rPr>
          <w:rFonts w:ascii="Calibri" w:hAnsi="Calibri" w:cs="Calibri"/>
          <w:color w:val="000000" w:themeColor="text1"/>
        </w:rPr>
        <w:t xml:space="preserve"> </w:t>
      </w:r>
      <w:r w:rsidR="00B17216" w:rsidRPr="00B17216">
        <w:rPr>
          <w:rFonts w:ascii="Calibri" w:hAnsi="Calibri" w:cs="Calibri"/>
          <w:color w:val="000000" w:themeColor="text1"/>
        </w:rPr>
        <w:t xml:space="preserve">sampling </w:t>
      </w:r>
      <w:r w:rsidRPr="00B17216">
        <w:rPr>
          <w:rFonts w:ascii="Calibri" w:hAnsi="Calibri" w:cs="Calibri"/>
          <w:color w:val="000000" w:themeColor="text1"/>
        </w:rPr>
        <w:t>tim</w:t>
      </w:r>
      <w:r w:rsidR="00B17216" w:rsidRPr="00B17216">
        <w:rPr>
          <w:rFonts w:ascii="Calibri" w:hAnsi="Calibri" w:cs="Calibri"/>
          <w:color w:val="000000" w:themeColor="text1"/>
        </w:rPr>
        <w:t>e</w:t>
      </w:r>
      <w:r w:rsidRPr="00B17216">
        <w:rPr>
          <w:rFonts w:ascii="Calibri" w:hAnsi="Calibri" w:cs="Calibri"/>
          <w:color w:val="000000" w:themeColor="text1"/>
        </w:rPr>
        <w:t>.</w:t>
      </w:r>
      <w:r w:rsidR="00B17216" w:rsidRPr="00B17216">
        <w:rPr>
          <w:rFonts w:ascii="Calibri" w:hAnsi="Calibri" w:cs="Calibri"/>
          <w:color w:val="000000" w:themeColor="text1"/>
        </w:rPr>
        <w:t xml:space="preserve"> </w:t>
      </w:r>
      <w:del w:id="241" w:author="Craig Nelson" w:date="2026-08-12T18:54:00Z" w16du:dateUtc="2026-08-13T04:54:00Z">
        <w:r w:rsidR="00B17216" w:rsidRPr="00B17216" w:rsidDel="00D25324">
          <w:rPr>
            <w:rFonts w:ascii="Calibri" w:hAnsi="Calibri" w:cs="Calibri"/>
            <w:color w:val="000000" w:themeColor="text1"/>
          </w:rPr>
          <w:delText xml:space="preserve">However, silicate </w:delText>
        </w:r>
        <w:r w:rsidR="00136BF9" w:rsidDel="00D25324">
          <w:rPr>
            <w:rFonts w:ascii="Calibri" w:hAnsi="Calibri" w:cs="Calibri"/>
            <w:color w:val="000000" w:themeColor="text1"/>
          </w:rPr>
          <w:delText xml:space="preserve">exhibited </w:delText>
        </w:r>
        <w:r w:rsidR="00B17216" w:rsidRPr="00B17216" w:rsidDel="00D25324">
          <w:rPr>
            <w:rFonts w:ascii="Calibri" w:hAnsi="Calibri" w:cs="Calibri"/>
            <w:color w:val="000000" w:themeColor="text1"/>
          </w:rPr>
          <w:delText xml:space="preserve">variations driven </w:delText>
        </w:r>
        <w:r w:rsidR="00136BF9" w:rsidDel="00D25324">
          <w:rPr>
            <w:rFonts w:ascii="Calibri" w:hAnsi="Calibri" w:cs="Calibri"/>
            <w:color w:val="000000" w:themeColor="text1"/>
          </w:rPr>
          <w:delText xml:space="preserve">by </w:delText>
        </w:r>
        <w:r w:rsidR="00B17216" w:rsidRPr="00B17216" w:rsidDel="00D25324">
          <w:rPr>
            <w:rFonts w:ascii="Calibri" w:hAnsi="Calibri" w:cs="Calibri"/>
            <w:color w:val="000000" w:themeColor="text1"/>
          </w:rPr>
          <w:delText xml:space="preserve">CCA-enrichment that are time dependent. </w:delText>
        </w:r>
      </w:del>
    </w:p>
    <w:p w14:paraId="2DE356F8" w14:textId="77777777" w:rsidR="00F554F4" w:rsidRDefault="00F554F4" w:rsidP="00F554F4">
      <w:pPr>
        <w:keepNext/>
        <w:spacing w:line="360" w:lineRule="auto"/>
        <w:jc w:val="center"/>
      </w:pPr>
      <w:r>
        <w:rPr>
          <w:rFonts w:ascii="Calibri" w:hAnsi="Calibri" w:cs="Calibri"/>
          <w:noProof/>
          <w:color w:val="000000" w:themeColor="text1"/>
        </w:rPr>
        <w:drawing>
          <wp:inline distT="0" distB="0" distL="0" distR="0" wp14:anchorId="4D563868" wp14:editId="030B0397">
            <wp:extent cx="4833257" cy="3450925"/>
            <wp:effectExtent l="0" t="0" r="5715" b="3810"/>
            <wp:docPr id="142030419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4196" name="Image 1420304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1995" cy="3457164"/>
                    </a:xfrm>
                    <a:prstGeom prst="rect">
                      <a:avLst/>
                    </a:prstGeom>
                  </pic:spPr>
                </pic:pic>
              </a:graphicData>
            </a:graphic>
          </wp:inline>
        </w:drawing>
      </w:r>
    </w:p>
    <w:p w14:paraId="1CBFC858" w14:textId="3B49D42D" w:rsidR="00F554F4" w:rsidRPr="00F554F4" w:rsidRDefault="00F554F4" w:rsidP="00F554F4">
      <w:pPr>
        <w:pStyle w:val="Lgende"/>
        <w:jc w:val="center"/>
        <w:rPr>
          <w:rFonts w:ascii="Calibri" w:hAnsi="Calibri" w:cs="Calibri"/>
          <w:b/>
          <w:bCs/>
          <w:sz w:val="24"/>
          <w:szCs w:val="24"/>
        </w:rPr>
      </w:pPr>
      <w:bookmarkStart w:id="242" w:name="_Ref234488538"/>
      <w:bookmarkStart w:id="243" w:name="_Toc234162440"/>
      <w:commentRangeStart w:id="244"/>
      <w:r w:rsidRPr="00F554F4">
        <w:rPr>
          <w:rFonts w:ascii="Calibri" w:hAnsi="Calibri" w:cs="Calibri"/>
          <w:b/>
          <w:bCs/>
          <w:sz w:val="24"/>
          <w:szCs w:val="24"/>
        </w:rPr>
        <w:t xml:space="preserve">Figure </w:t>
      </w:r>
      <w:r w:rsidRPr="00F554F4">
        <w:rPr>
          <w:rFonts w:ascii="Calibri" w:hAnsi="Calibri" w:cs="Calibri"/>
          <w:b/>
          <w:bCs/>
          <w:sz w:val="24"/>
          <w:szCs w:val="24"/>
        </w:rPr>
        <w:fldChar w:fldCharType="begin"/>
      </w:r>
      <w:r w:rsidRPr="00F554F4">
        <w:rPr>
          <w:rFonts w:ascii="Calibri" w:hAnsi="Calibri" w:cs="Calibri"/>
          <w:b/>
          <w:bCs/>
          <w:sz w:val="24"/>
          <w:szCs w:val="24"/>
        </w:rPr>
        <w:instrText xml:space="preserve"> SEQ Figure \* ARABIC </w:instrText>
      </w:r>
      <w:r w:rsidRPr="00F554F4">
        <w:rPr>
          <w:rFonts w:ascii="Calibri" w:hAnsi="Calibri" w:cs="Calibri"/>
          <w:b/>
          <w:bCs/>
          <w:sz w:val="24"/>
          <w:szCs w:val="24"/>
        </w:rPr>
        <w:fldChar w:fldCharType="separate"/>
      </w:r>
      <w:r w:rsidR="00B60634">
        <w:rPr>
          <w:rFonts w:ascii="Calibri" w:hAnsi="Calibri" w:cs="Calibri"/>
          <w:b/>
          <w:bCs/>
          <w:noProof/>
          <w:sz w:val="24"/>
          <w:szCs w:val="24"/>
        </w:rPr>
        <w:t>2</w:t>
      </w:r>
      <w:r w:rsidRPr="00F554F4">
        <w:rPr>
          <w:rFonts w:ascii="Calibri" w:hAnsi="Calibri" w:cs="Calibri"/>
          <w:b/>
          <w:bCs/>
          <w:sz w:val="24"/>
          <w:szCs w:val="24"/>
        </w:rPr>
        <w:fldChar w:fldCharType="end"/>
      </w:r>
      <w:bookmarkEnd w:id="242"/>
      <w:r w:rsidRPr="00F554F4">
        <w:rPr>
          <w:rFonts w:ascii="Calibri" w:hAnsi="Calibri" w:cs="Calibri"/>
          <w:b/>
          <w:bCs/>
          <w:sz w:val="24"/>
          <w:szCs w:val="24"/>
        </w:rPr>
        <w:t>: Nutrient variations by treatment and sampling time.</w:t>
      </w:r>
      <w:bookmarkEnd w:id="243"/>
      <w:r w:rsidRPr="00F554F4">
        <w:rPr>
          <w:rFonts w:ascii="Calibri" w:hAnsi="Calibri" w:cs="Calibri"/>
          <w:b/>
          <w:bCs/>
          <w:sz w:val="24"/>
          <w:szCs w:val="24"/>
        </w:rPr>
        <w:t xml:space="preserve"> </w:t>
      </w:r>
      <w:commentRangeEnd w:id="244"/>
      <w:r w:rsidR="00375BEF" w:rsidRPr="00F554F4">
        <w:rPr>
          <w:rStyle w:val="Marquedecommentaire"/>
          <w:rFonts w:ascii="Calibri" w:hAnsi="Calibri" w:cs="Calibri"/>
          <w:b/>
          <w:bCs/>
          <w:sz w:val="24"/>
          <w:szCs w:val="24"/>
        </w:rPr>
        <w:commentReference w:id="244"/>
      </w:r>
    </w:p>
    <w:p w14:paraId="5B42D9AA" w14:textId="20CEBB59" w:rsidR="00F554F4" w:rsidRPr="00F554F4" w:rsidRDefault="00F554F4" w:rsidP="00F554F4">
      <w:pPr>
        <w:pStyle w:val="Lgende"/>
        <w:jc w:val="center"/>
        <w:rPr>
          <w:rFonts w:ascii="Calibri" w:hAnsi="Calibri" w:cs="Calibri"/>
          <w:sz w:val="24"/>
          <w:szCs w:val="24"/>
        </w:rPr>
      </w:pPr>
      <w:r w:rsidRPr="00F554F4">
        <w:rPr>
          <w:rFonts w:ascii="Calibri" w:hAnsi="Calibri" w:cs="Calibri"/>
          <w:sz w:val="24"/>
          <w:szCs w:val="24"/>
        </w:rPr>
        <w:lastRenderedPageBreak/>
        <w:t>Variations in measured nutrient values are driven by the sampling time</w:t>
      </w:r>
      <w:r>
        <w:rPr>
          <w:rFonts w:ascii="Calibri" w:hAnsi="Calibri" w:cs="Calibri"/>
          <w:sz w:val="24"/>
          <w:szCs w:val="24"/>
        </w:rPr>
        <w:t>.</w:t>
      </w:r>
    </w:p>
    <w:p w14:paraId="408D9ED0" w14:textId="77777777" w:rsidR="00F554F4" w:rsidRPr="00F554F4" w:rsidRDefault="00F554F4" w:rsidP="00F554F4"/>
    <w:p w14:paraId="38B328B3" w14:textId="77777777" w:rsidR="0013065B" w:rsidRDefault="0013065B" w:rsidP="00934F70">
      <w:pPr>
        <w:pStyle w:val="Titre2"/>
        <w:spacing w:line="360" w:lineRule="auto"/>
        <w:rPr>
          <w:rFonts w:ascii="Calibri" w:hAnsi="Calibri" w:cs="Calibri"/>
          <w:b/>
          <w:bCs/>
          <w:color w:val="000000" w:themeColor="text1"/>
          <w:sz w:val="24"/>
          <w:szCs w:val="24"/>
        </w:rPr>
      </w:pPr>
      <w:bookmarkStart w:id="245" w:name="_Toc232771526"/>
      <w:bookmarkStart w:id="246" w:name="_Toc234162428"/>
      <w:r w:rsidRPr="00F0557B">
        <w:rPr>
          <w:rFonts w:ascii="Calibri" w:hAnsi="Calibri" w:cs="Calibri"/>
          <w:b/>
          <w:bCs/>
          <w:color w:val="000000" w:themeColor="text1"/>
          <w:sz w:val="24"/>
          <w:szCs w:val="24"/>
        </w:rPr>
        <w:t>Organic Matter Exudation Rates in Mixed Benthic Communities</w:t>
      </w:r>
      <w:bookmarkEnd w:id="245"/>
      <w:bookmarkEnd w:id="246"/>
    </w:p>
    <w:p w14:paraId="091776EE" w14:textId="5C98417F" w:rsidR="00F554F4" w:rsidRPr="00B17216" w:rsidRDefault="00F554F4" w:rsidP="00B17216">
      <w:pPr>
        <w:keepNext/>
        <w:spacing w:line="360" w:lineRule="auto"/>
        <w:ind w:firstLine="360"/>
        <w:rPr>
          <w:rFonts w:ascii="Calibri" w:hAnsi="Calibri" w:cs="Calibri"/>
          <w:color w:val="000000" w:themeColor="text1"/>
        </w:rPr>
      </w:pPr>
      <w:r w:rsidRPr="00B17216">
        <w:rPr>
          <w:rFonts w:ascii="Calibri" w:hAnsi="Calibri" w:cs="Calibri"/>
          <w:color w:val="000000" w:themeColor="text1"/>
        </w:rPr>
        <w:t xml:space="preserve">Over the course of the 24h incubation period, bulk DOC and fDOM-derived indices were measured to assess whether the organic exudation varied among mixed reef assemblages and across the diel sampling period. Linear mixed effect models showed contrasting patterns between DOC and fDOM components. </w:t>
      </w:r>
      <w:commentRangeStart w:id="247"/>
      <w:r w:rsidRPr="00B17216">
        <w:rPr>
          <w:rFonts w:ascii="Calibri" w:hAnsi="Calibri" w:cs="Calibri"/>
          <w:color w:val="000000" w:themeColor="text1"/>
        </w:rPr>
        <w:t xml:space="preserve">Bulk DOC </w:t>
      </w:r>
      <w:commentRangeEnd w:id="247"/>
      <w:r w:rsidR="00D25324">
        <w:rPr>
          <w:rStyle w:val="Marquedecommentaire"/>
          <w:rFonts w:ascii="Calibri" w:hAnsi="Calibri" w:cs="Calibri"/>
          <w:color w:val="000000" w:themeColor="text1"/>
          <w:sz w:val="24"/>
          <w:szCs w:val="24"/>
          <w:lang w:val="en-US"/>
        </w:rPr>
        <w:commentReference w:id="247"/>
      </w:r>
      <w:ins w:id="248" w:author="Craig Nelson" w:date="2026-08-12T18:55:00Z" w16du:dateUtc="2026-08-13T04:55:00Z">
        <w:r w:rsidR="00D25324">
          <w:rPr>
            <w:rFonts w:ascii="Calibri" w:hAnsi="Calibri" w:cs="Calibri"/>
            <w:color w:val="000000" w:themeColor="text1"/>
            <w:lang w:val="en-US"/>
          </w:rPr>
          <w:t xml:space="preserve">relative </w:t>
        </w:r>
      </w:ins>
      <w:r w:rsidRPr="00B17216">
        <w:rPr>
          <w:rFonts w:ascii="Calibri" w:hAnsi="Calibri" w:cs="Calibri"/>
          <w:color w:val="000000" w:themeColor="text1"/>
        </w:rPr>
        <w:t xml:space="preserve">concentrations </w:t>
      </w:r>
      <w:ins w:id="249" w:author="Craig Nelson" w:date="2026-08-12T18:55:00Z" w16du:dateUtc="2026-08-13T04:55:00Z">
        <w:r w:rsidR="00D25324">
          <w:rPr>
            <w:rFonts w:ascii="Calibri" w:hAnsi="Calibri" w:cs="Calibri"/>
            <w:color w:val="000000" w:themeColor="text1"/>
            <w:lang w:val="en-US"/>
          </w:rPr>
          <w:t>indicated marginal enrichment in the macroalga</w:t>
        </w:r>
      </w:ins>
      <w:ins w:id="250" w:author="Craig Nelson" w:date="2026-08-12T18:56:00Z" w16du:dateUtc="2026-08-13T04:56:00Z">
        <w:r w:rsidR="00D25324">
          <w:rPr>
            <w:rFonts w:ascii="Calibri" w:hAnsi="Calibri" w:cs="Calibri"/>
            <w:color w:val="000000" w:themeColor="text1"/>
            <w:lang w:val="en-US"/>
          </w:rPr>
          <w:t xml:space="preserve">e-enriched communities but ultimately </w:t>
        </w:r>
      </w:ins>
      <w:r w:rsidRPr="00B17216">
        <w:rPr>
          <w:rFonts w:ascii="Calibri" w:hAnsi="Calibri" w:cs="Calibri"/>
          <w:color w:val="000000" w:themeColor="text1"/>
        </w:rPr>
        <w:t xml:space="preserve">did not differ significantly among </w:t>
      </w:r>
      <w:del w:id="251" w:author="Craig Nelson" w:date="2026-08-12T18:56:00Z" w16du:dateUtc="2026-08-13T04:56:00Z">
        <w:r w:rsidRPr="00B17216" w:rsidDel="00D25324">
          <w:rPr>
            <w:rFonts w:ascii="Calibri" w:hAnsi="Calibri" w:cs="Calibri"/>
            <w:color w:val="000000" w:themeColor="text1"/>
          </w:rPr>
          <w:delText xml:space="preserve">community </w:delText>
        </w:r>
      </w:del>
      <w:r w:rsidRPr="00B17216">
        <w:rPr>
          <w:rFonts w:ascii="Calibri" w:hAnsi="Calibri" w:cs="Calibri"/>
          <w:color w:val="000000" w:themeColor="text1"/>
        </w:rPr>
        <w:t xml:space="preserve">treatments (F = </w:t>
      </w:r>
      <w:r w:rsidR="00B17216" w:rsidRPr="00B17216">
        <w:rPr>
          <w:rFonts w:ascii="Calibri" w:hAnsi="Calibri" w:cs="Calibri"/>
          <w:color w:val="000000" w:themeColor="text1"/>
        </w:rPr>
        <w:t>2.33</w:t>
      </w:r>
      <w:r w:rsidRPr="00B17216">
        <w:rPr>
          <w:rFonts w:ascii="Calibri" w:hAnsi="Calibri" w:cs="Calibri"/>
          <w:color w:val="000000" w:themeColor="text1"/>
        </w:rPr>
        <w:t>, p = 0.</w:t>
      </w:r>
      <w:r w:rsidR="00B17216" w:rsidRPr="00B17216">
        <w:rPr>
          <w:rFonts w:ascii="Calibri" w:hAnsi="Calibri" w:cs="Calibri"/>
          <w:color w:val="000000" w:themeColor="text1"/>
        </w:rPr>
        <w:t>09</w:t>
      </w:r>
      <w:r w:rsidRPr="00B17216">
        <w:rPr>
          <w:rFonts w:ascii="Calibri" w:hAnsi="Calibri" w:cs="Calibri"/>
          <w:color w:val="000000" w:themeColor="text1"/>
        </w:rPr>
        <w:t>)</w:t>
      </w:r>
      <w:r w:rsidR="00B17216">
        <w:rPr>
          <w:rFonts w:ascii="Calibri" w:hAnsi="Calibri" w:cs="Calibri"/>
          <w:color w:val="000000" w:themeColor="text1"/>
        </w:rPr>
        <w:t xml:space="preserve">. However, characterized forms of DOM, including </w:t>
      </w:r>
      <w:r w:rsidR="00B17216" w:rsidRPr="00B17216">
        <w:rPr>
          <w:rFonts w:ascii="Calibri" w:hAnsi="Calibri" w:cs="Calibri"/>
          <w:color w:val="000000" w:themeColor="text1"/>
        </w:rPr>
        <w:t>c</w:t>
      </w:r>
      <w:r w:rsidRPr="00B17216">
        <w:rPr>
          <w:rFonts w:ascii="Calibri" w:hAnsi="Calibri" w:cs="Calibri"/>
          <w:color w:val="000000" w:themeColor="text1"/>
        </w:rPr>
        <w:t>oble C peak fluorescence</w:t>
      </w:r>
      <w:r w:rsidR="00B17216">
        <w:rPr>
          <w:rFonts w:ascii="Calibri" w:hAnsi="Calibri" w:cs="Calibri"/>
          <w:color w:val="000000" w:themeColor="text1"/>
        </w:rPr>
        <w:t xml:space="preserve"> (coble C), </w:t>
      </w:r>
      <w:r w:rsidR="00B17216" w:rsidRPr="00B17216">
        <w:rPr>
          <w:rFonts w:ascii="Calibri" w:hAnsi="Calibri" w:cs="Calibri"/>
          <w:color w:val="000000" w:themeColor="text1"/>
        </w:rPr>
        <w:t>coble M:coble C ratio (M:C</w:t>
      </w:r>
      <w:r w:rsidR="00B17216">
        <w:rPr>
          <w:rFonts w:ascii="Calibri" w:hAnsi="Calibri" w:cs="Calibri"/>
          <w:color w:val="000000" w:themeColor="text1"/>
        </w:rPr>
        <w:t xml:space="preserve"> ratio</w:t>
      </w:r>
      <w:r w:rsidR="00B17216" w:rsidRPr="00B17216">
        <w:rPr>
          <w:rFonts w:ascii="Calibri" w:hAnsi="Calibri" w:cs="Calibri"/>
          <w:color w:val="000000" w:themeColor="text1"/>
        </w:rPr>
        <w:t xml:space="preserve">), </w:t>
      </w:r>
      <w:r w:rsidR="00B17216">
        <w:rPr>
          <w:rFonts w:ascii="Calibri" w:hAnsi="Calibri" w:cs="Calibri"/>
          <w:color w:val="000000" w:themeColor="text1"/>
        </w:rPr>
        <w:t>fluorescence index</w:t>
      </w:r>
      <w:r w:rsidR="00B17216" w:rsidRPr="00B17216">
        <w:rPr>
          <w:rFonts w:ascii="Calibri" w:hAnsi="Calibri" w:cs="Calibri"/>
          <w:color w:val="000000" w:themeColor="text1"/>
        </w:rPr>
        <w:t xml:space="preserve"> (FI), </w:t>
      </w:r>
      <w:r w:rsidRPr="00B17216">
        <w:rPr>
          <w:rFonts w:ascii="Calibri" w:hAnsi="Calibri" w:cs="Calibri"/>
          <w:color w:val="000000" w:themeColor="text1"/>
        </w:rPr>
        <w:t xml:space="preserve">and </w:t>
      </w:r>
      <w:r w:rsidR="00B17216">
        <w:rPr>
          <w:rFonts w:ascii="Calibri" w:hAnsi="Calibri" w:cs="Calibri"/>
          <w:color w:val="000000" w:themeColor="text1"/>
        </w:rPr>
        <w:t>humi</w:t>
      </w:r>
      <w:r w:rsidR="004035A5">
        <w:rPr>
          <w:rFonts w:ascii="Calibri" w:hAnsi="Calibri" w:cs="Calibri"/>
          <w:color w:val="000000" w:themeColor="text1"/>
        </w:rPr>
        <w:t>f</w:t>
      </w:r>
      <w:r w:rsidR="00B17216">
        <w:rPr>
          <w:rFonts w:ascii="Calibri" w:hAnsi="Calibri" w:cs="Calibri"/>
          <w:color w:val="000000" w:themeColor="text1"/>
        </w:rPr>
        <w:t>ication index (H</w:t>
      </w:r>
      <w:r w:rsidRPr="00B17216">
        <w:rPr>
          <w:rFonts w:ascii="Calibri" w:hAnsi="Calibri" w:cs="Calibri"/>
          <w:color w:val="000000" w:themeColor="text1"/>
        </w:rPr>
        <w:t>I</w:t>
      </w:r>
      <w:r w:rsidR="00B17216">
        <w:rPr>
          <w:rFonts w:ascii="Calibri" w:hAnsi="Calibri" w:cs="Calibri"/>
          <w:color w:val="000000" w:themeColor="text1"/>
        </w:rPr>
        <w:t>X</w:t>
      </w:r>
      <w:r w:rsidRPr="00B17216">
        <w:rPr>
          <w:rFonts w:ascii="Calibri" w:hAnsi="Calibri" w:cs="Calibri"/>
          <w:color w:val="000000" w:themeColor="text1"/>
        </w:rPr>
        <w:t>)</w:t>
      </w:r>
      <w:r w:rsidR="00B17216">
        <w:rPr>
          <w:rFonts w:ascii="Calibri" w:hAnsi="Calibri" w:cs="Calibri"/>
          <w:color w:val="000000" w:themeColor="text1"/>
        </w:rPr>
        <w:t xml:space="preserve">, </w:t>
      </w:r>
      <w:r w:rsidRPr="00B17216">
        <w:rPr>
          <w:rFonts w:ascii="Calibri" w:hAnsi="Calibri" w:cs="Calibri"/>
          <w:color w:val="000000" w:themeColor="text1"/>
        </w:rPr>
        <w:t xml:space="preserve">showed significant treatment effects (Coble C: F= </w:t>
      </w:r>
      <w:r w:rsidR="00B17216" w:rsidRPr="00B17216">
        <w:rPr>
          <w:rFonts w:ascii="Calibri" w:hAnsi="Calibri" w:cs="Calibri"/>
          <w:color w:val="000000" w:themeColor="text1"/>
        </w:rPr>
        <w:t>4.79</w:t>
      </w:r>
      <w:r w:rsidRPr="00B17216">
        <w:rPr>
          <w:rFonts w:ascii="Calibri" w:hAnsi="Calibri" w:cs="Calibri"/>
          <w:color w:val="000000" w:themeColor="text1"/>
        </w:rPr>
        <w:t>, p&lt;0.05;</w:t>
      </w:r>
      <w:r w:rsidR="00B17216" w:rsidRPr="00B17216">
        <w:rPr>
          <w:rFonts w:ascii="Calibri" w:hAnsi="Calibri" w:cs="Calibri"/>
          <w:color w:val="000000" w:themeColor="text1"/>
        </w:rPr>
        <w:t xml:space="preserve"> M:C: F = 12.2, p&lt;0.05, FI: F= 4.38, p&lt;0.05), and </w:t>
      </w:r>
      <w:r w:rsidRPr="00B17216">
        <w:rPr>
          <w:rFonts w:ascii="Calibri" w:hAnsi="Calibri" w:cs="Calibri"/>
          <w:color w:val="000000" w:themeColor="text1"/>
        </w:rPr>
        <w:t xml:space="preserve">HIX: F= </w:t>
      </w:r>
      <w:r w:rsidR="00B17216" w:rsidRPr="00B17216">
        <w:rPr>
          <w:rFonts w:ascii="Calibri" w:hAnsi="Calibri" w:cs="Calibri"/>
          <w:color w:val="000000" w:themeColor="text1"/>
        </w:rPr>
        <w:t>4.27</w:t>
      </w:r>
      <w:r w:rsidRPr="00B17216">
        <w:rPr>
          <w:rFonts w:ascii="Calibri" w:hAnsi="Calibri" w:cs="Calibri"/>
          <w:color w:val="000000" w:themeColor="text1"/>
        </w:rPr>
        <w:t xml:space="preserve">, p&lt;0.05). </w:t>
      </w:r>
      <w:r w:rsidR="00B17216" w:rsidRPr="00B17216">
        <w:rPr>
          <w:rFonts w:ascii="Calibri" w:hAnsi="Calibri" w:cs="Calibri"/>
          <w:color w:val="000000" w:themeColor="text1"/>
        </w:rPr>
        <w:t xml:space="preserve">Models showed neither time effects nor treatment:time interactions in any organic </w:t>
      </w:r>
      <w:del w:id="252" w:author="Craig Nelson" w:date="2026-08-12T18:57:00Z" w16du:dateUtc="2026-08-13T04:57:00Z">
        <w:r w:rsidR="00B17216" w:rsidRPr="00B17216" w:rsidDel="00D25324">
          <w:rPr>
            <w:rFonts w:ascii="Calibri" w:hAnsi="Calibri" w:cs="Calibri"/>
            <w:color w:val="000000" w:themeColor="text1"/>
          </w:rPr>
          <w:delText xml:space="preserve">carbon </w:delText>
        </w:r>
      </w:del>
      <w:ins w:id="253" w:author="Craig Nelson" w:date="2026-08-12T18:57:00Z" w16du:dateUtc="2026-08-13T04:57:00Z">
        <w:r w:rsidR="00D25324">
          <w:rPr>
            <w:rFonts w:ascii="Calibri" w:hAnsi="Calibri" w:cs="Calibri"/>
            <w:color w:val="000000" w:themeColor="text1"/>
            <w:lang w:val="en-US"/>
          </w:rPr>
          <w:t>matter</w:t>
        </w:r>
        <w:r w:rsidR="00D25324" w:rsidRPr="00B17216">
          <w:rPr>
            <w:rFonts w:ascii="Calibri" w:hAnsi="Calibri" w:cs="Calibri"/>
            <w:color w:val="000000" w:themeColor="text1"/>
          </w:rPr>
          <w:t xml:space="preserve"> </w:t>
        </w:r>
      </w:ins>
      <w:r w:rsidR="00B17216" w:rsidRPr="00B17216">
        <w:rPr>
          <w:rFonts w:ascii="Calibri" w:hAnsi="Calibri" w:cs="Calibri"/>
          <w:color w:val="000000" w:themeColor="text1"/>
        </w:rPr>
        <w:t xml:space="preserve">measurements. </w:t>
      </w:r>
      <w:r w:rsidRPr="00B17216">
        <w:rPr>
          <w:rFonts w:ascii="Calibri" w:hAnsi="Calibri" w:cs="Calibri"/>
          <w:color w:val="000000" w:themeColor="text1"/>
        </w:rPr>
        <w:t xml:space="preserve">Dunnett’s contrasts against seawater controls showed </w:t>
      </w:r>
      <w:r w:rsidR="00B17216" w:rsidRPr="00B17216">
        <w:rPr>
          <w:rFonts w:ascii="Calibri" w:hAnsi="Calibri" w:cs="Calibri"/>
          <w:color w:val="000000" w:themeColor="text1"/>
        </w:rPr>
        <w:t>that algae-enriched treatments were associated with significant enrichment of coble C index (p = 0.02) and depletion of M:C ratio (p</w:t>
      </w:r>
      <w:r w:rsidR="004035A5">
        <w:rPr>
          <w:rFonts w:ascii="Calibri" w:hAnsi="Calibri" w:cs="Calibri"/>
          <w:color w:val="000000" w:themeColor="text1"/>
        </w:rPr>
        <w:t xml:space="preserve"> = </w:t>
      </w:r>
      <w:r w:rsidR="00D45BB6">
        <w:rPr>
          <w:rFonts w:ascii="Calibri" w:hAnsi="Calibri" w:cs="Calibri"/>
          <w:color w:val="000000" w:themeColor="text1"/>
        </w:rPr>
        <w:t>0.0002</w:t>
      </w:r>
      <w:r w:rsidR="00B17216" w:rsidRPr="00B17216">
        <w:rPr>
          <w:rFonts w:ascii="Calibri" w:hAnsi="Calibri" w:cs="Calibri"/>
          <w:color w:val="000000" w:themeColor="text1"/>
        </w:rPr>
        <w:t xml:space="preserve">), </w:t>
      </w:r>
      <w:commentRangeStart w:id="254"/>
      <w:r w:rsidR="00B17216" w:rsidRPr="00B17216">
        <w:rPr>
          <w:rFonts w:ascii="Calibri" w:hAnsi="Calibri" w:cs="Calibri"/>
          <w:color w:val="000000" w:themeColor="text1"/>
        </w:rPr>
        <w:t xml:space="preserve">and fulvic acid (p=0.02). </w:t>
      </w:r>
      <w:commentRangeEnd w:id="254"/>
      <w:r w:rsidR="00375BEF" w:rsidRPr="00B17216">
        <w:rPr>
          <w:rStyle w:val="Marquedecommentaire"/>
          <w:rFonts w:ascii="Calibri" w:hAnsi="Calibri" w:cs="Calibri"/>
          <w:color w:val="000000" w:themeColor="text1"/>
          <w:sz w:val="24"/>
          <w:szCs w:val="24"/>
        </w:rPr>
        <w:commentReference w:id="254"/>
      </w:r>
      <w:r w:rsidR="00B17216" w:rsidRPr="00B17216">
        <w:rPr>
          <w:rFonts w:ascii="Calibri" w:hAnsi="Calibri" w:cs="Calibri"/>
          <w:color w:val="000000" w:themeColor="text1"/>
        </w:rPr>
        <w:t>Additionally, M:C ratio was significant</w:t>
      </w:r>
      <w:r w:rsidR="00B17216">
        <w:rPr>
          <w:rFonts w:ascii="Calibri" w:hAnsi="Calibri" w:cs="Calibri"/>
          <w:color w:val="000000" w:themeColor="text1"/>
        </w:rPr>
        <w:t xml:space="preserve">ly </w:t>
      </w:r>
      <w:r w:rsidR="00B17216" w:rsidRPr="00B17216">
        <w:rPr>
          <w:rFonts w:ascii="Calibri" w:hAnsi="Calibri" w:cs="Calibri"/>
          <w:color w:val="000000" w:themeColor="text1"/>
        </w:rPr>
        <w:t xml:space="preserve">depleted in CCA-enriched treatments (p </w:t>
      </w:r>
      <w:r w:rsidR="004035A5">
        <w:rPr>
          <w:rFonts w:ascii="Calibri" w:hAnsi="Calibri" w:cs="Calibri"/>
          <w:color w:val="000000" w:themeColor="text1"/>
        </w:rPr>
        <w:t xml:space="preserve">= </w:t>
      </w:r>
      <w:r w:rsidR="00D45BB6">
        <w:rPr>
          <w:rFonts w:ascii="Calibri" w:hAnsi="Calibri" w:cs="Calibri"/>
          <w:color w:val="000000" w:themeColor="text1"/>
        </w:rPr>
        <w:t>0.0012</w:t>
      </w:r>
      <w:r w:rsidR="00B17216" w:rsidRPr="00B17216">
        <w:rPr>
          <w:rFonts w:ascii="Calibri" w:hAnsi="Calibri" w:cs="Calibri"/>
          <w:color w:val="000000" w:themeColor="text1"/>
        </w:rPr>
        <w:t>).</w:t>
      </w:r>
      <w:r w:rsidRPr="00B17216">
        <w:rPr>
          <w:rFonts w:ascii="Calibri" w:hAnsi="Calibri" w:cs="Calibri"/>
          <w:color w:val="000000" w:themeColor="text1"/>
        </w:rPr>
        <w:t xml:space="preserve"> </w:t>
      </w:r>
      <w:r w:rsidR="00B17216">
        <w:rPr>
          <w:rFonts w:ascii="Calibri" w:hAnsi="Calibri" w:cs="Calibri"/>
          <w:color w:val="000000" w:themeColor="text1"/>
        </w:rPr>
        <w:t xml:space="preserve">Although HIX varied significantly across treatment, there was no significant difference between treatments and controls. </w:t>
      </w:r>
      <w:r w:rsidRPr="00B17216">
        <w:rPr>
          <w:rFonts w:ascii="Calibri" w:hAnsi="Calibri" w:cs="Calibri"/>
          <w:color w:val="000000" w:themeColor="text1"/>
        </w:rPr>
        <w:t>Taken together, results show that bulk DOC</w:t>
      </w:r>
      <w:r w:rsidR="00B17216" w:rsidRPr="00B17216">
        <w:rPr>
          <w:rFonts w:ascii="Calibri" w:hAnsi="Calibri" w:cs="Calibri"/>
          <w:color w:val="000000" w:themeColor="text1"/>
        </w:rPr>
        <w:t xml:space="preserve"> exudation</w:t>
      </w:r>
      <w:r w:rsidRPr="00B17216">
        <w:rPr>
          <w:rFonts w:ascii="Calibri" w:hAnsi="Calibri" w:cs="Calibri"/>
          <w:color w:val="000000" w:themeColor="text1"/>
        </w:rPr>
        <w:t xml:space="preserve"> did not change significantly across mixed reef communities</w:t>
      </w:r>
      <w:r w:rsidR="00B17216" w:rsidRPr="00B17216">
        <w:rPr>
          <w:rFonts w:ascii="Calibri" w:hAnsi="Calibri" w:cs="Calibri"/>
          <w:color w:val="000000" w:themeColor="text1"/>
        </w:rPr>
        <w:t>. However,</w:t>
      </w:r>
      <w:r w:rsidRPr="00B17216">
        <w:rPr>
          <w:rFonts w:ascii="Calibri" w:hAnsi="Calibri" w:cs="Calibri"/>
          <w:color w:val="000000" w:themeColor="text1"/>
        </w:rPr>
        <w:t xml:space="preserve"> </w:t>
      </w:r>
      <w:r w:rsidR="004035A5">
        <w:rPr>
          <w:rFonts w:ascii="Calibri" w:hAnsi="Calibri" w:cs="Calibri"/>
          <w:color w:val="000000" w:themeColor="text1"/>
        </w:rPr>
        <w:t>a</w:t>
      </w:r>
      <w:r w:rsidRPr="00B17216">
        <w:rPr>
          <w:rFonts w:ascii="Calibri" w:hAnsi="Calibri" w:cs="Calibri"/>
          <w:color w:val="000000" w:themeColor="text1"/>
        </w:rPr>
        <w:t>lgae-enriched communities exhibited a</w:t>
      </w:r>
      <w:r w:rsidR="00B17216" w:rsidRPr="00B17216">
        <w:rPr>
          <w:rFonts w:ascii="Calibri" w:hAnsi="Calibri" w:cs="Calibri"/>
          <w:color w:val="000000" w:themeColor="text1"/>
        </w:rPr>
        <w:t xml:space="preserve"> compositionally distinct pool</w:t>
      </w:r>
      <w:r w:rsidRPr="00B17216">
        <w:rPr>
          <w:rFonts w:ascii="Calibri" w:hAnsi="Calibri" w:cs="Calibri"/>
          <w:color w:val="000000" w:themeColor="text1"/>
        </w:rPr>
        <w:t xml:space="preserve"> of humic-like exudates</w:t>
      </w:r>
      <w:r w:rsidR="00B17216" w:rsidRPr="00B17216">
        <w:rPr>
          <w:rFonts w:ascii="Calibri" w:hAnsi="Calibri" w:cs="Calibri"/>
          <w:color w:val="000000" w:themeColor="text1"/>
        </w:rPr>
        <w:t xml:space="preserve"> relative </w:t>
      </w:r>
      <w:r w:rsidRPr="00B17216">
        <w:rPr>
          <w:rFonts w:ascii="Calibri" w:hAnsi="Calibri" w:cs="Calibri"/>
          <w:color w:val="000000" w:themeColor="text1"/>
        </w:rPr>
        <w:t>to the seawater control, independently of sampling time.</w:t>
      </w:r>
      <w:r w:rsidR="00B17216" w:rsidRPr="00B17216">
        <w:rPr>
          <w:rFonts w:ascii="Calibri" w:hAnsi="Calibri" w:cs="Calibri"/>
          <w:color w:val="000000" w:themeColor="text1"/>
        </w:rPr>
        <w:t xml:space="preserve"> </w:t>
      </w:r>
    </w:p>
    <w:p w14:paraId="18FC4677" w14:textId="77777777" w:rsidR="00F554F4" w:rsidRDefault="00F554F4" w:rsidP="00F554F4"/>
    <w:p w14:paraId="1580CBCF" w14:textId="77777777" w:rsidR="00F554F4" w:rsidRPr="00F554F4" w:rsidRDefault="00F554F4" w:rsidP="00F554F4"/>
    <w:p w14:paraId="61612F6B" w14:textId="14FD3957" w:rsidR="00F554F4" w:rsidRPr="00F554F4" w:rsidRDefault="00F554F4" w:rsidP="00F554F4">
      <w:pPr>
        <w:keepNext/>
        <w:spacing w:line="360" w:lineRule="auto"/>
        <w:ind w:firstLine="360"/>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2C656118" wp14:editId="310AB693">
            <wp:extent cx="5073015" cy="5073015"/>
            <wp:effectExtent l="0" t="0" r="0" b="0"/>
            <wp:docPr id="16455568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56859" name="Image 1645556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3015" cy="5073015"/>
                    </a:xfrm>
                    <a:prstGeom prst="rect">
                      <a:avLst/>
                    </a:prstGeom>
                  </pic:spPr>
                </pic:pic>
              </a:graphicData>
            </a:graphic>
          </wp:inline>
        </w:drawing>
      </w:r>
    </w:p>
    <w:p w14:paraId="18329AE6" w14:textId="3434DC01" w:rsidR="00F554F4" w:rsidRPr="00D60AC0" w:rsidRDefault="00F554F4" w:rsidP="00F554F4">
      <w:pPr>
        <w:pStyle w:val="Lgende"/>
        <w:jc w:val="center"/>
        <w:rPr>
          <w:rFonts w:ascii="Calibri" w:hAnsi="Calibri" w:cs="Calibri"/>
          <w:b/>
          <w:bCs/>
          <w:i w:val="0"/>
          <w:iCs w:val="0"/>
          <w:color w:val="000000" w:themeColor="text1"/>
          <w:sz w:val="24"/>
          <w:szCs w:val="24"/>
        </w:rPr>
      </w:pPr>
      <w:bookmarkStart w:id="255" w:name="_Toc234162441"/>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3</w:t>
      </w:r>
      <w:r w:rsidRPr="00D60AC0">
        <w:rPr>
          <w:rFonts w:ascii="Calibri" w:hAnsi="Calibri" w:cs="Calibri"/>
          <w:b/>
          <w:bCs/>
          <w:i w:val="0"/>
          <w:iCs w:val="0"/>
          <w:color w:val="000000" w:themeColor="text1"/>
          <w:sz w:val="24"/>
          <w:szCs w:val="24"/>
        </w:rPr>
        <w:fldChar w:fldCharType="end"/>
      </w:r>
      <w:r w:rsidRPr="00D60AC0">
        <w:rPr>
          <w:rFonts w:ascii="Calibri" w:hAnsi="Calibri" w:cs="Calibri"/>
          <w:b/>
          <w:bCs/>
          <w:i w:val="0"/>
          <w:iCs w:val="0"/>
          <w:color w:val="000000" w:themeColor="text1"/>
          <w:sz w:val="24"/>
          <w:szCs w:val="24"/>
        </w:rPr>
        <w:t>: Exudation of fluorescent DOM indices.</w:t>
      </w:r>
      <w:bookmarkEnd w:id="255"/>
    </w:p>
    <w:p w14:paraId="4C2D305F" w14:textId="0D11951D" w:rsidR="0013065B" w:rsidRPr="00D60AC0" w:rsidRDefault="00F554F4" w:rsidP="00F554F4">
      <w:pPr>
        <w:pStyle w:val="Lgende"/>
        <w:jc w:val="center"/>
        <w:rPr>
          <w:rFonts w:ascii="Calibri" w:hAnsi="Calibri" w:cs="Calibri"/>
          <w:i w:val="0"/>
          <w:iCs w:val="0"/>
          <w:color w:val="000000" w:themeColor="text1"/>
          <w:sz w:val="24"/>
          <w:szCs w:val="24"/>
        </w:rPr>
      </w:pPr>
      <w:r w:rsidRPr="00D60AC0">
        <w:rPr>
          <w:rFonts w:ascii="Calibri" w:hAnsi="Calibri" w:cs="Calibri"/>
          <w:i w:val="0"/>
          <w:iCs w:val="0"/>
          <w:color w:val="000000" w:themeColor="text1"/>
          <w:sz w:val="24"/>
          <w:szCs w:val="24"/>
        </w:rPr>
        <w:t>fDOM exudation by treatment and across a diel cycle show increased production of Coble C</w:t>
      </w:r>
      <w:r w:rsidR="00B17216">
        <w:rPr>
          <w:rFonts w:ascii="Calibri" w:hAnsi="Calibri" w:cs="Calibri"/>
          <w:i w:val="0"/>
          <w:iCs w:val="0"/>
          <w:color w:val="000000" w:themeColor="text1"/>
          <w:sz w:val="24"/>
          <w:szCs w:val="24"/>
        </w:rPr>
        <w:t xml:space="preserve"> and decrease measurements </w:t>
      </w:r>
      <w:commentRangeStart w:id="256"/>
      <w:r w:rsidR="00B17216">
        <w:rPr>
          <w:rFonts w:ascii="Calibri" w:hAnsi="Calibri" w:cs="Calibri"/>
          <w:i w:val="0"/>
          <w:iCs w:val="0"/>
          <w:color w:val="000000" w:themeColor="text1"/>
          <w:sz w:val="24"/>
          <w:szCs w:val="24"/>
        </w:rPr>
        <w:t xml:space="preserve">of FI </w:t>
      </w:r>
      <w:commentRangeEnd w:id="256"/>
      <w:r w:rsidR="00375BEF">
        <w:rPr>
          <w:rStyle w:val="Marquedecommentaire"/>
          <w:rFonts w:ascii="Calibri" w:hAnsi="Calibri" w:cs="Calibri"/>
          <w:i w:val="0"/>
          <w:iCs w:val="0"/>
          <w:color w:val="000000" w:themeColor="text1"/>
          <w:sz w:val="24"/>
          <w:szCs w:val="24"/>
        </w:rPr>
        <w:commentReference w:id="256"/>
      </w:r>
      <w:r w:rsidR="00B17216">
        <w:rPr>
          <w:rFonts w:ascii="Calibri" w:hAnsi="Calibri" w:cs="Calibri"/>
          <w:i w:val="0"/>
          <w:iCs w:val="0"/>
          <w:color w:val="000000" w:themeColor="text1"/>
          <w:sz w:val="24"/>
          <w:szCs w:val="24"/>
        </w:rPr>
        <w:t>and</w:t>
      </w:r>
      <w:r w:rsidRPr="00D60AC0">
        <w:rPr>
          <w:rFonts w:ascii="Calibri" w:hAnsi="Calibri" w:cs="Calibri"/>
          <w:i w:val="0"/>
          <w:iCs w:val="0"/>
          <w:color w:val="000000" w:themeColor="text1"/>
          <w:sz w:val="24"/>
          <w:szCs w:val="24"/>
        </w:rPr>
        <w:t xml:space="preserve"> </w:t>
      </w:r>
      <w:r w:rsidR="00B17216">
        <w:rPr>
          <w:rFonts w:ascii="Calibri" w:hAnsi="Calibri" w:cs="Calibri"/>
          <w:i w:val="0"/>
          <w:iCs w:val="0"/>
          <w:color w:val="000000" w:themeColor="text1"/>
          <w:sz w:val="24"/>
          <w:szCs w:val="24"/>
        </w:rPr>
        <w:t xml:space="preserve">M:C ratio </w:t>
      </w:r>
      <w:r w:rsidRPr="00D60AC0">
        <w:rPr>
          <w:rFonts w:ascii="Calibri" w:hAnsi="Calibri" w:cs="Calibri"/>
          <w:i w:val="0"/>
          <w:iCs w:val="0"/>
          <w:color w:val="000000" w:themeColor="text1"/>
          <w:sz w:val="24"/>
          <w:szCs w:val="24"/>
        </w:rPr>
        <w:t>in algae-enriched communities</w:t>
      </w:r>
      <w:r w:rsidR="00B17216">
        <w:rPr>
          <w:rFonts w:ascii="Calibri" w:hAnsi="Calibri" w:cs="Calibri"/>
          <w:i w:val="0"/>
          <w:iCs w:val="0"/>
          <w:color w:val="000000" w:themeColor="text1"/>
          <w:sz w:val="24"/>
          <w:szCs w:val="24"/>
        </w:rPr>
        <w:t xml:space="preserve">. </w:t>
      </w:r>
    </w:p>
    <w:p w14:paraId="4E922FBF" w14:textId="537E444E" w:rsidR="0013065B" w:rsidRPr="00F0557B" w:rsidRDefault="0013065B" w:rsidP="00FF1900">
      <w:pPr>
        <w:spacing w:line="360" w:lineRule="auto"/>
        <w:jc w:val="center"/>
        <w:rPr>
          <w:rFonts w:ascii="Calibri" w:hAnsi="Calibri" w:cs="Calibri"/>
          <w:color w:val="000000" w:themeColor="text1"/>
        </w:rPr>
      </w:pPr>
    </w:p>
    <w:p w14:paraId="304B2479" w14:textId="77777777" w:rsidR="0013065B" w:rsidRPr="00F0557B" w:rsidRDefault="0013065B" w:rsidP="00934F70">
      <w:pPr>
        <w:spacing w:line="360" w:lineRule="auto"/>
        <w:rPr>
          <w:rFonts w:ascii="Calibri" w:hAnsi="Calibri" w:cs="Calibri"/>
          <w:color w:val="000000" w:themeColor="text1"/>
        </w:rPr>
      </w:pPr>
    </w:p>
    <w:p w14:paraId="4DC2FF03" w14:textId="77777777" w:rsidR="0013065B" w:rsidRPr="00F0557B" w:rsidRDefault="0013065B" w:rsidP="00934F70">
      <w:pPr>
        <w:pStyle w:val="Titre2"/>
        <w:spacing w:line="360" w:lineRule="auto"/>
        <w:rPr>
          <w:rFonts w:ascii="Calibri" w:hAnsi="Calibri" w:cs="Calibri"/>
          <w:b/>
          <w:bCs/>
          <w:color w:val="000000" w:themeColor="text1"/>
          <w:sz w:val="24"/>
          <w:szCs w:val="24"/>
        </w:rPr>
      </w:pPr>
      <w:bookmarkStart w:id="257" w:name="_Toc232771527"/>
      <w:bookmarkStart w:id="258" w:name="_Toc234162429"/>
      <w:r w:rsidRPr="00F0557B">
        <w:rPr>
          <w:rFonts w:ascii="Calibri" w:hAnsi="Calibri" w:cs="Calibri"/>
          <w:b/>
          <w:bCs/>
          <w:color w:val="000000" w:themeColor="text1"/>
          <w:sz w:val="24"/>
          <w:szCs w:val="24"/>
        </w:rPr>
        <w:t>Bacterial Abundance and Chlorophyll-a</w:t>
      </w:r>
      <w:bookmarkEnd w:id="257"/>
      <w:bookmarkEnd w:id="258"/>
    </w:p>
    <w:p w14:paraId="538C1070" w14:textId="35E313BD" w:rsidR="0013065B" w:rsidRPr="00680163" w:rsidRDefault="00446AAF" w:rsidP="00EA6829">
      <w:pPr>
        <w:spacing w:line="360" w:lineRule="auto"/>
        <w:ind w:firstLine="360"/>
        <w:rPr>
          <w:rFonts w:ascii="Calibri" w:hAnsi="Calibri" w:cs="Calibri"/>
          <w:color w:val="000000" w:themeColor="text1"/>
        </w:rPr>
      </w:pPr>
      <w:r w:rsidRPr="00680163">
        <w:rPr>
          <w:rFonts w:ascii="Calibri" w:hAnsi="Calibri" w:cs="Calibri"/>
          <w:color w:val="000000" w:themeColor="text1"/>
        </w:rPr>
        <w:t>We measured c</w:t>
      </w:r>
      <w:r w:rsidR="0013065B" w:rsidRPr="00680163">
        <w:rPr>
          <w:rFonts w:ascii="Calibri" w:hAnsi="Calibri" w:cs="Calibri"/>
          <w:color w:val="000000" w:themeColor="text1"/>
        </w:rPr>
        <w:t xml:space="preserve">ell counts </w:t>
      </w:r>
      <w:r w:rsidRPr="00680163">
        <w:rPr>
          <w:rFonts w:ascii="Calibri" w:hAnsi="Calibri" w:cs="Calibri"/>
          <w:color w:val="000000" w:themeColor="text1"/>
        </w:rPr>
        <w:t>of heterotrophic bacteria, pico</w:t>
      </w:r>
      <w:r w:rsidR="002F7748">
        <w:rPr>
          <w:rFonts w:ascii="Calibri" w:hAnsi="Calibri" w:cs="Calibri"/>
          <w:color w:val="000000" w:themeColor="text1"/>
        </w:rPr>
        <w:t>-</w:t>
      </w:r>
      <w:r w:rsidRPr="00680163">
        <w:rPr>
          <w:rFonts w:ascii="Calibri" w:hAnsi="Calibri" w:cs="Calibri"/>
          <w:color w:val="000000" w:themeColor="text1"/>
        </w:rPr>
        <w:t xml:space="preserve">eukaryotes, </w:t>
      </w:r>
      <w:r w:rsidRPr="00680163">
        <w:rPr>
          <w:rFonts w:ascii="Calibri" w:hAnsi="Calibri" w:cs="Calibri"/>
          <w:i/>
          <w:iCs/>
          <w:color w:val="000000" w:themeColor="text1"/>
        </w:rPr>
        <w:t>Synechococcus</w:t>
      </w:r>
      <w:r w:rsidRPr="00680163">
        <w:rPr>
          <w:rFonts w:ascii="Calibri" w:hAnsi="Calibri" w:cs="Calibri"/>
          <w:color w:val="000000" w:themeColor="text1"/>
        </w:rPr>
        <w:t xml:space="preserve">, </w:t>
      </w:r>
      <w:r w:rsidR="0011443B">
        <w:rPr>
          <w:rFonts w:ascii="Calibri" w:hAnsi="Calibri" w:cs="Calibri"/>
          <w:color w:val="000000" w:themeColor="text1"/>
        </w:rPr>
        <w:t xml:space="preserve">and </w:t>
      </w:r>
      <w:r w:rsidRPr="00680163">
        <w:rPr>
          <w:rFonts w:ascii="Calibri" w:hAnsi="Calibri" w:cs="Calibri"/>
          <w:i/>
          <w:iCs/>
          <w:color w:val="000000" w:themeColor="text1"/>
        </w:rPr>
        <w:t>Prochlorococcus</w:t>
      </w:r>
      <w:r w:rsidR="0011443B">
        <w:rPr>
          <w:rFonts w:ascii="Calibri" w:hAnsi="Calibri" w:cs="Calibri"/>
          <w:color w:val="000000" w:themeColor="text1"/>
        </w:rPr>
        <w:t xml:space="preserve">, </w:t>
      </w:r>
      <w:r w:rsidRPr="00680163">
        <w:rPr>
          <w:rFonts w:ascii="Calibri" w:hAnsi="Calibri" w:cs="Calibri"/>
          <w:color w:val="000000" w:themeColor="text1"/>
        </w:rPr>
        <w:t xml:space="preserve">and water column chlorophyll-a concentration </w:t>
      </w:r>
      <w:r w:rsidR="0013065B" w:rsidRPr="00680163">
        <w:rPr>
          <w:rFonts w:ascii="Calibri" w:hAnsi="Calibri" w:cs="Calibri"/>
          <w:color w:val="000000" w:themeColor="text1"/>
        </w:rPr>
        <w:t xml:space="preserve">to assess the effects of mixed reef communities on </w:t>
      </w:r>
      <w:r w:rsidRPr="00680163">
        <w:rPr>
          <w:rFonts w:ascii="Calibri" w:hAnsi="Calibri" w:cs="Calibri"/>
          <w:color w:val="000000" w:themeColor="text1"/>
        </w:rPr>
        <w:t>microbial</w:t>
      </w:r>
      <w:r w:rsidR="0013065B" w:rsidRPr="00680163">
        <w:rPr>
          <w:rFonts w:ascii="Calibri" w:hAnsi="Calibri" w:cs="Calibri"/>
          <w:color w:val="000000" w:themeColor="text1"/>
        </w:rPr>
        <w:t xml:space="preserve"> abundance across a diel sampling period</w:t>
      </w:r>
      <w:r w:rsidRPr="00680163">
        <w:rPr>
          <w:rFonts w:ascii="Calibri" w:hAnsi="Calibri" w:cs="Calibri"/>
          <w:color w:val="000000" w:themeColor="text1"/>
        </w:rPr>
        <w:t>.</w:t>
      </w:r>
      <w:r w:rsidR="0013065B" w:rsidRPr="00680163">
        <w:rPr>
          <w:rFonts w:ascii="Calibri" w:hAnsi="Calibri" w:cs="Calibri"/>
          <w:color w:val="000000" w:themeColor="text1"/>
        </w:rPr>
        <w:t xml:space="preserve"> Heterotrophic bacteria and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exhibited significant treatment effects (Heterotrophic bacteria: F= </w:t>
      </w:r>
      <w:r w:rsidRPr="00680163">
        <w:rPr>
          <w:rFonts w:ascii="Calibri" w:hAnsi="Calibri" w:cs="Calibri"/>
          <w:color w:val="000000" w:themeColor="text1"/>
        </w:rPr>
        <w:t>13.7</w:t>
      </w:r>
      <w:r w:rsidR="0013065B" w:rsidRPr="00680163">
        <w:rPr>
          <w:rFonts w:ascii="Calibri" w:hAnsi="Calibri" w:cs="Calibri"/>
          <w:color w:val="000000" w:themeColor="text1"/>
        </w:rPr>
        <w:t xml:space="preserve">, p </w:t>
      </w:r>
      <w:r w:rsidR="0013065B" w:rsidRPr="00680163">
        <w:rPr>
          <w:rFonts w:ascii="Calibri" w:hAnsi="Calibri" w:cs="Calibri"/>
          <w:color w:val="000000" w:themeColor="text1"/>
        </w:rPr>
        <w:lastRenderedPageBreak/>
        <w:t xml:space="preserve">&lt;0.05;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 F= </w:t>
      </w:r>
      <w:r w:rsidR="00061013" w:rsidRPr="00680163">
        <w:rPr>
          <w:rFonts w:ascii="Calibri" w:hAnsi="Calibri" w:cs="Calibri"/>
          <w:color w:val="000000" w:themeColor="text1"/>
        </w:rPr>
        <w:t>9.44</w:t>
      </w:r>
      <w:r w:rsidR="0013065B" w:rsidRPr="00680163">
        <w:rPr>
          <w:rFonts w:ascii="Calibri" w:hAnsi="Calibri" w:cs="Calibri"/>
          <w:color w:val="000000" w:themeColor="text1"/>
        </w:rPr>
        <w:t>, p &lt;0.05)</w:t>
      </w:r>
      <w:r w:rsidRPr="00680163">
        <w:rPr>
          <w:rFonts w:ascii="Calibri" w:hAnsi="Calibri" w:cs="Calibri"/>
          <w:color w:val="000000" w:themeColor="text1"/>
        </w:rPr>
        <w:t xml:space="preserve">, while pico-eukaryotes (F= 2.03, p = 0.16, </w:t>
      </w:r>
      <w:r w:rsidRPr="00680163">
        <w:rPr>
          <w:rFonts w:ascii="Calibri" w:hAnsi="Calibri" w:cs="Calibri"/>
          <w:i/>
          <w:iCs/>
          <w:color w:val="000000" w:themeColor="text1"/>
        </w:rPr>
        <w:t>Prochlorococcus</w:t>
      </w:r>
      <w:r w:rsidRPr="00680163">
        <w:rPr>
          <w:rFonts w:ascii="Calibri" w:hAnsi="Calibri" w:cs="Calibri"/>
          <w:color w:val="000000" w:themeColor="text1"/>
        </w:rPr>
        <w:t xml:space="preserve"> (F=1.50, p=0.26) and chlorophyll-a (F=1.69 , p=0.22) did not show treatment related variations.</w:t>
      </w:r>
      <w:r w:rsidR="0013065B" w:rsidRPr="00680163">
        <w:rPr>
          <w:rFonts w:ascii="Calibri" w:hAnsi="Calibri" w:cs="Calibri"/>
          <w:color w:val="000000" w:themeColor="text1"/>
        </w:rPr>
        <w:t xml:space="preserve"> </w:t>
      </w:r>
      <w:r w:rsidRPr="00680163">
        <w:rPr>
          <w:rFonts w:ascii="Calibri" w:hAnsi="Calibri" w:cs="Calibri"/>
          <w:color w:val="000000" w:themeColor="text1"/>
        </w:rPr>
        <w:t xml:space="preserve">Sampling time </w:t>
      </w:r>
      <w:del w:id="259" w:author="Craig Nelson" w:date="2026-08-12T19:26:00Z" w16du:dateUtc="2026-08-13T05:26:00Z">
        <w:r w:rsidRPr="00680163" w:rsidDel="00375BEF">
          <w:rPr>
            <w:rFonts w:ascii="Calibri" w:hAnsi="Calibri" w:cs="Calibri"/>
            <w:color w:val="000000" w:themeColor="text1"/>
          </w:rPr>
          <w:delText xml:space="preserve">has </w:delText>
        </w:r>
      </w:del>
      <w:r w:rsidRPr="00680163">
        <w:rPr>
          <w:rFonts w:ascii="Calibri" w:hAnsi="Calibri" w:cs="Calibri"/>
          <w:color w:val="000000" w:themeColor="text1"/>
        </w:rPr>
        <w:t>significantly inf</w:t>
      </w:r>
      <w:r w:rsidR="002F7748">
        <w:rPr>
          <w:rFonts w:ascii="Calibri" w:hAnsi="Calibri" w:cs="Calibri"/>
          <w:color w:val="000000" w:themeColor="text1"/>
        </w:rPr>
        <w:t>l</w:t>
      </w:r>
      <w:r w:rsidRPr="00680163">
        <w:rPr>
          <w:rFonts w:ascii="Calibri" w:hAnsi="Calibri" w:cs="Calibri"/>
          <w:color w:val="000000" w:themeColor="text1"/>
        </w:rPr>
        <w:t>uenced the abundance of all microbes and chlor</w:t>
      </w:r>
      <w:r w:rsidR="0011443B">
        <w:rPr>
          <w:rFonts w:ascii="Calibri" w:hAnsi="Calibri" w:cs="Calibri"/>
          <w:color w:val="000000" w:themeColor="text1"/>
        </w:rPr>
        <w:t>o</w:t>
      </w:r>
      <w:r w:rsidRPr="00680163">
        <w:rPr>
          <w:rFonts w:ascii="Calibri" w:hAnsi="Calibri" w:cs="Calibri"/>
          <w:color w:val="000000" w:themeColor="text1"/>
        </w:rPr>
        <w:t>p</w:t>
      </w:r>
      <w:r w:rsidR="004035A5">
        <w:rPr>
          <w:rFonts w:ascii="Calibri" w:hAnsi="Calibri" w:cs="Calibri"/>
          <w:color w:val="000000" w:themeColor="text1"/>
        </w:rPr>
        <w:t>h</w:t>
      </w:r>
      <w:r w:rsidRPr="00680163">
        <w:rPr>
          <w:rFonts w:ascii="Calibri" w:hAnsi="Calibri" w:cs="Calibri"/>
          <w:color w:val="000000" w:themeColor="text1"/>
        </w:rPr>
        <w:t>yll-a concentration (p</w:t>
      </w:r>
      <w:r w:rsidRPr="00680163">
        <w:rPr>
          <w:rFonts w:ascii="Calibri" w:hAnsi="Calibri" w:cs="Calibri"/>
          <w:color w:val="000000" w:themeColor="text1"/>
          <w:vertAlign w:val="subscript"/>
        </w:rPr>
        <w:t>time</w:t>
      </w:r>
      <w:r w:rsidRPr="00680163">
        <w:rPr>
          <w:rFonts w:ascii="Calibri" w:hAnsi="Calibri" w:cs="Calibri"/>
          <w:color w:val="000000" w:themeColor="text1"/>
        </w:rPr>
        <w:t xml:space="preserve"> &lt;0.05)</w:t>
      </w:r>
      <w:r w:rsidR="00EA6829">
        <w:rPr>
          <w:rFonts w:ascii="Calibri" w:hAnsi="Calibri" w:cs="Calibri"/>
          <w:color w:val="000000" w:themeColor="text1"/>
        </w:rPr>
        <w:t>, h</w:t>
      </w:r>
      <w:r w:rsidR="00EA6829" w:rsidRPr="00680163">
        <w:rPr>
          <w:rFonts w:ascii="Calibri" w:hAnsi="Calibri" w:cs="Calibri"/>
          <w:color w:val="000000" w:themeColor="text1"/>
        </w:rPr>
        <w:t>owever, there was no significant time interaction with observed treatment effects</w:t>
      </w:r>
      <w:del w:id="260" w:author="Craig Nelson" w:date="2026-08-12T19:26:00Z" w16du:dateUtc="2026-08-13T05:26:00Z">
        <w:r w:rsidR="00EA6829" w:rsidDel="00375BEF">
          <w:rPr>
            <w:rFonts w:ascii="Calibri" w:hAnsi="Calibri" w:cs="Calibri"/>
            <w:color w:val="000000" w:themeColor="text1"/>
          </w:rPr>
          <w:delText xml:space="preserve"> (</w:delText>
        </w:r>
        <w:r w:rsidR="00EA6829" w:rsidRPr="00AC57EB" w:rsidDel="00375BEF">
          <w:rPr>
            <w:rFonts w:ascii="Calibri" w:hAnsi="Calibri" w:cs="Calibri"/>
            <w:color w:val="000000" w:themeColor="text1"/>
            <w:highlight w:val="yellow"/>
          </w:rPr>
          <w:delText>Supplemental table XXX</w:delText>
        </w:r>
        <w:r w:rsidR="00EA6829" w:rsidDel="00375BEF">
          <w:rPr>
            <w:rFonts w:ascii="Calibri" w:hAnsi="Calibri" w:cs="Calibri"/>
            <w:color w:val="000000" w:themeColor="text1"/>
          </w:rPr>
          <w:delText>)</w:delText>
        </w:r>
      </w:del>
      <w:r w:rsidR="00E71264">
        <w:rPr>
          <w:rFonts w:ascii="Calibri" w:hAnsi="Calibri" w:cs="Calibri"/>
          <w:color w:val="000000" w:themeColor="text1"/>
        </w:rPr>
        <w:t xml:space="preserve">. </w:t>
      </w:r>
      <w:r w:rsidR="00EA6829">
        <w:rPr>
          <w:rFonts w:ascii="Calibri" w:hAnsi="Calibri" w:cs="Calibri"/>
          <w:color w:val="000000" w:themeColor="text1"/>
        </w:rPr>
        <w:t>Post</w:t>
      </w:r>
      <w:r w:rsidR="00AC57EB">
        <w:rPr>
          <w:rFonts w:ascii="Calibri" w:hAnsi="Calibri" w:cs="Calibri"/>
          <w:color w:val="000000" w:themeColor="text1"/>
        </w:rPr>
        <w:t>-hoc</w:t>
      </w:r>
      <w:r w:rsidR="00E71264">
        <w:rPr>
          <w:rFonts w:ascii="Calibri" w:hAnsi="Calibri" w:cs="Calibri"/>
          <w:color w:val="000000" w:themeColor="text1"/>
        </w:rPr>
        <w:t xml:space="preserve">Tukey’s HSD </w:t>
      </w:r>
      <w:r w:rsidR="00AC57EB">
        <w:rPr>
          <w:rFonts w:ascii="Calibri" w:hAnsi="Calibri" w:cs="Calibri"/>
          <w:color w:val="000000" w:themeColor="text1"/>
        </w:rPr>
        <w:t>contrasts</w:t>
      </w:r>
      <w:r w:rsidR="00E71264">
        <w:rPr>
          <w:rFonts w:ascii="Calibri" w:hAnsi="Calibri" w:cs="Calibri"/>
          <w:color w:val="000000" w:themeColor="text1"/>
        </w:rPr>
        <w:t xml:space="preserve"> showed a sign</w:t>
      </w:r>
      <w:r w:rsidR="00AC57EB">
        <w:rPr>
          <w:rFonts w:ascii="Calibri" w:hAnsi="Calibri" w:cs="Calibri"/>
          <w:color w:val="000000" w:themeColor="text1"/>
        </w:rPr>
        <w:t>i</w:t>
      </w:r>
      <w:r w:rsidR="00E71264">
        <w:rPr>
          <w:rFonts w:ascii="Calibri" w:hAnsi="Calibri" w:cs="Calibri"/>
          <w:color w:val="000000" w:themeColor="text1"/>
        </w:rPr>
        <w:t xml:space="preserve">ficant increase of </w:t>
      </w:r>
      <w:r w:rsidR="00E71264" w:rsidRPr="00E71264">
        <w:rPr>
          <w:rFonts w:ascii="Calibri" w:hAnsi="Calibri" w:cs="Calibri"/>
          <w:i/>
          <w:iCs/>
          <w:color w:val="000000" w:themeColor="text1"/>
        </w:rPr>
        <w:t>Synechococcus</w:t>
      </w:r>
      <w:r w:rsidR="00E71264">
        <w:rPr>
          <w:rFonts w:ascii="Calibri" w:hAnsi="Calibri" w:cs="Calibri"/>
          <w:color w:val="000000" w:themeColor="text1"/>
        </w:rPr>
        <w:t xml:space="preserve"> between 12:00 and 18:00 (p &lt;0.01), </w:t>
      </w:r>
      <w:r w:rsidR="00E71264" w:rsidRPr="00EA6829">
        <w:rPr>
          <w:rFonts w:ascii="Calibri" w:hAnsi="Calibri" w:cs="Calibri"/>
          <w:i/>
          <w:iCs/>
          <w:color w:val="000000" w:themeColor="text1"/>
        </w:rPr>
        <w:t>Prochlorococcus</w:t>
      </w:r>
      <w:r w:rsidR="00E71264">
        <w:rPr>
          <w:rFonts w:ascii="Calibri" w:hAnsi="Calibri" w:cs="Calibri"/>
          <w:color w:val="000000" w:themeColor="text1"/>
        </w:rPr>
        <w:t xml:space="preserve"> between 12:00 and 00:00 (p = 0.002),  and pico-eukaryotes between 12:00 and 06:00 (p &lt; 0.01), while chlorophyll-a decreased significantly between  12:00 and 00:00</w:t>
      </w:r>
      <w:r w:rsidR="00EA6829">
        <w:rPr>
          <w:rFonts w:ascii="Calibri" w:hAnsi="Calibri" w:cs="Calibri"/>
          <w:color w:val="000000" w:themeColor="text1"/>
        </w:rPr>
        <w:t xml:space="preserve"> (p &lt;0.01). </w:t>
      </w:r>
      <w:r w:rsidR="00AC57EB">
        <w:rPr>
          <w:rFonts w:ascii="Calibri" w:hAnsi="Calibri" w:cs="Calibri"/>
          <w:color w:val="000000" w:themeColor="text1"/>
        </w:rPr>
        <w:t>No significant pairwise differences were detected across time points in h</w:t>
      </w:r>
      <w:r w:rsidR="00EA6829">
        <w:rPr>
          <w:rFonts w:ascii="Calibri" w:hAnsi="Calibri" w:cs="Calibri"/>
          <w:color w:val="000000" w:themeColor="text1"/>
        </w:rPr>
        <w:t>eterotrophic bacteri</w:t>
      </w:r>
      <w:r w:rsidR="00AC57EB">
        <w:rPr>
          <w:rFonts w:ascii="Calibri" w:hAnsi="Calibri" w:cs="Calibri"/>
          <w:color w:val="000000" w:themeColor="text1"/>
        </w:rPr>
        <w:t>a</w:t>
      </w:r>
      <w:r w:rsidR="00EA6829">
        <w:rPr>
          <w:rFonts w:ascii="Calibri" w:hAnsi="Calibri" w:cs="Calibri"/>
          <w:color w:val="000000" w:themeColor="text1"/>
        </w:rPr>
        <w:t xml:space="preserve">. </w:t>
      </w:r>
      <w:r w:rsidR="0013065B" w:rsidRPr="00680163">
        <w:rPr>
          <w:rFonts w:ascii="Calibri" w:hAnsi="Calibri" w:cs="Calibri"/>
          <w:color w:val="000000" w:themeColor="text1"/>
        </w:rPr>
        <w:t xml:space="preserve">Dunnett’s post hoc contrasts highlighted a significant depletion of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w:t>
      </w:r>
      <w:r w:rsidR="00680163" w:rsidRPr="00680163">
        <w:rPr>
          <w:rFonts w:ascii="Calibri" w:hAnsi="Calibri" w:cs="Calibri"/>
          <w:color w:val="000000" w:themeColor="text1"/>
        </w:rPr>
        <w:t xml:space="preserve">and heterotrophic bacteria </w:t>
      </w:r>
      <w:r w:rsidR="0013065B" w:rsidRPr="00680163">
        <w:rPr>
          <w:rFonts w:ascii="Calibri" w:hAnsi="Calibri" w:cs="Calibri"/>
          <w:color w:val="000000" w:themeColor="text1"/>
        </w:rPr>
        <w:t xml:space="preserve">in CCA-enriched communities compared to controls (p&lt;0.05). </w:t>
      </w:r>
      <w:r w:rsidR="00680163" w:rsidRPr="00680163">
        <w:rPr>
          <w:rFonts w:ascii="Calibri" w:hAnsi="Calibri" w:cs="Calibri"/>
          <w:color w:val="000000" w:themeColor="text1"/>
        </w:rPr>
        <w:t xml:space="preserve">Additionally, heterotrophic bacteria were significantly enriched in algae-enriched treatment compared to seawater controls (p&lt;0.05). </w:t>
      </w:r>
      <w:r w:rsidR="0013065B" w:rsidRPr="00680163">
        <w:rPr>
          <w:rFonts w:ascii="Calibri" w:hAnsi="Calibri" w:cs="Calibri"/>
          <w:color w:val="000000" w:themeColor="text1"/>
        </w:rPr>
        <w:t xml:space="preserve">Collectively, mixed reef communities </w:t>
      </w:r>
      <w:r w:rsidR="00680163" w:rsidRPr="00680163">
        <w:rPr>
          <w:rFonts w:ascii="Calibri" w:hAnsi="Calibri" w:cs="Calibri"/>
          <w:color w:val="000000" w:themeColor="text1"/>
        </w:rPr>
        <w:t>affect the abundance of microbes, specifically, depleting</w:t>
      </w:r>
      <w:r w:rsidR="0013065B" w:rsidRPr="00680163">
        <w:rPr>
          <w:rFonts w:ascii="Calibri" w:hAnsi="Calibri" w:cs="Calibri"/>
          <w:color w:val="000000" w:themeColor="text1"/>
        </w:rPr>
        <w:t xml:space="preserve"> </w:t>
      </w:r>
      <w:r w:rsidR="0013065B" w:rsidRPr="00680163">
        <w:rPr>
          <w:rFonts w:ascii="Calibri" w:hAnsi="Calibri" w:cs="Calibri"/>
          <w:i/>
          <w:iCs/>
          <w:color w:val="000000" w:themeColor="text1"/>
        </w:rPr>
        <w:t>Synechococcus</w:t>
      </w:r>
      <w:r w:rsidR="0013065B" w:rsidRPr="00680163">
        <w:rPr>
          <w:rFonts w:ascii="Calibri" w:hAnsi="Calibri" w:cs="Calibri"/>
          <w:color w:val="000000" w:themeColor="text1"/>
        </w:rPr>
        <w:t xml:space="preserve"> </w:t>
      </w:r>
      <w:r w:rsidR="00680163" w:rsidRPr="00680163">
        <w:rPr>
          <w:rFonts w:ascii="Calibri" w:hAnsi="Calibri" w:cs="Calibri"/>
          <w:color w:val="000000" w:themeColor="text1"/>
        </w:rPr>
        <w:t>and heterotrophic bacteria in CCA-enriched reefs, and enriching heterorophic bacteria in algae-enriched communities. Sampling time also significantly affects microbial abundance without affecting patterns associated with treatment effects</w:t>
      </w:r>
      <w:r w:rsidR="00EA6829">
        <w:rPr>
          <w:rFonts w:ascii="Calibri" w:hAnsi="Calibri" w:cs="Calibri"/>
          <w:color w:val="000000" w:themeColor="text1"/>
        </w:rPr>
        <w:t xml:space="preserve"> with </w:t>
      </w:r>
      <w:r w:rsidR="00AC57EB">
        <w:rPr>
          <w:rFonts w:ascii="Calibri" w:hAnsi="Calibri" w:cs="Calibri"/>
          <w:color w:val="000000" w:themeColor="text1"/>
        </w:rPr>
        <w:t>lowest abundance at 12:00</w:t>
      </w:r>
      <w:r w:rsidR="00680163" w:rsidRPr="00680163">
        <w:rPr>
          <w:rFonts w:ascii="Calibri" w:hAnsi="Calibri" w:cs="Calibri"/>
          <w:color w:val="000000" w:themeColor="text1"/>
        </w:rPr>
        <w:t>.</w:t>
      </w:r>
    </w:p>
    <w:p w14:paraId="10D0182A" w14:textId="4196C795" w:rsidR="0013065B" w:rsidRDefault="0013065B" w:rsidP="00FF1900">
      <w:pPr>
        <w:spacing w:line="360" w:lineRule="auto"/>
        <w:jc w:val="center"/>
        <w:rPr>
          <w:rFonts w:ascii="Calibri" w:hAnsi="Calibri" w:cs="Calibri"/>
          <w:noProof/>
          <w:color w:val="000000" w:themeColor="text1"/>
        </w:rPr>
      </w:pPr>
    </w:p>
    <w:p w14:paraId="281F8BBD" w14:textId="11164004" w:rsidR="00F554F4" w:rsidRDefault="00F554F4" w:rsidP="00F554F4">
      <w:pPr>
        <w:keepNext/>
        <w:spacing w:line="360" w:lineRule="auto"/>
        <w:jc w:val="center"/>
      </w:pPr>
      <w:r>
        <w:rPr>
          <w:noProof/>
        </w:rPr>
        <w:lastRenderedPageBreak/>
        <w:drawing>
          <wp:inline distT="0" distB="0" distL="0" distR="0" wp14:anchorId="1DA28105" wp14:editId="75F0C6E2">
            <wp:extent cx="4924338" cy="5985491"/>
            <wp:effectExtent l="0" t="0" r="3810" b="0"/>
            <wp:docPr id="4793518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1802" name="Image 4793518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9917" cy="6004427"/>
                    </a:xfrm>
                    <a:prstGeom prst="rect">
                      <a:avLst/>
                    </a:prstGeom>
                  </pic:spPr>
                </pic:pic>
              </a:graphicData>
            </a:graphic>
          </wp:inline>
        </w:drawing>
      </w:r>
    </w:p>
    <w:p w14:paraId="7C8A3D9E" w14:textId="54B1A5F6" w:rsidR="00F554F4" w:rsidRPr="00D60AC0" w:rsidRDefault="00F554F4" w:rsidP="00F554F4">
      <w:pPr>
        <w:pStyle w:val="Lgende"/>
        <w:jc w:val="center"/>
        <w:rPr>
          <w:rFonts w:ascii="Calibri" w:hAnsi="Calibri" w:cs="Calibri"/>
          <w:i w:val="0"/>
          <w:iCs w:val="0"/>
          <w:color w:val="000000" w:themeColor="text1"/>
          <w:sz w:val="24"/>
          <w:szCs w:val="24"/>
        </w:rPr>
      </w:pPr>
      <w:bookmarkStart w:id="261" w:name="_Toc234162442"/>
      <w:commentRangeStart w:id="262"/>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4</w:t>
      </w:r>
      <w:r w:rsidRPr="00D60AC0">
        <w:rPr>
          <w:rFonts w:ascii="Calibri" w:hAnsi="Calibri" w:cs="Calibri"/>
          <w:b/>
          <w:bCs/>
          <w:i w:val="0"/>
          <w:iCs w:val="0"/>
          <w:color w:val="000000" w:themeColor="text1"/>
          <w:sz w:val="24"/>
          <w:szCs w:val="24"/>
        </w:rPr>
        <w:fldChar w:fldCharType="end"/>
      </w:r>
      <w:r w:rsidRPr="00D60AC0">
        <w:rPr>
          <w:rFonts w:ascii="Calibri" w:hAnsi="Calibri" w:cs="Calibri"/>
          <w:b/>
          <w:bCs/>
          <w:i w:val="0"/>
          <w:iCs w:val="0"/>
          <w:color w:val="000000" w:themeColor="text1"/>
          <w:sz w:val="24"/>
          <w:szCs w:val="24"/>
        </w:rPr>
        <w:t xml:space="preserve">: Cell abundance of heterotrophic bacteria and </w:t>
      </w:r>
      <w:r w:rsidRPr="00D60AC0">
        <w:rPr>
          <w:rFonts w:ascii="Calibri" w:hAnsi="Calibri" w:cs="Calibri"/>
          <w:b/>
          <w:bCs/>
          <w:color w:val="000000" w:themeColor="text1"/>
          <w:sz w:val="24"/>
          <w:szCs w:val="24"/>
        </w:rPr>
        <w:t>Synechococcus</w:t>
      </w:r>
      <w:commentRangeEnd w:id="262"/>
      <w:r w:rsidR="00375BEF" w:rsidRPr="00D60AC0">
        <w:rPr>
          <w:rStyle w:val="Marquedecommentaire"/>
          <w:rFonts w:ascii="Calibri" w:hAnsi="Calibri" w:cs="Calibri"/>
          <w:i w:val="0"/>
          <w:iCs w:val="0"/>
          <w:color w:val="000000" w:themeColor="text1"/>
          <w:sz w:val="24"/>
          <w:szCs w:val="24"/>
        </w:rPr>
        <w:commentReference w:id="262"/>
      </w:r>
      <w:r w:rsidRPr="00D60AC0">
        <w:rPr>
          <w:rFonts w:ascii="Calibri" w:hAnsi="Calibri" w:cs="Calibri"/>
          <w:i w:val="0"/>
          <w:iCs w:val="0"/>
          <w:color w:val="000000" w:themeColor="text1"/>
          <w:sz w:val="24"/>
          <w:szCs w:val="24"/>
        </w:rPr>
        <w:t>.</w:t>
      </w:r>
      <w:bookmarkEnd w:id="261"/>
    </w:p>
    <w:p w14:paraId="02E918ED" w14:textId="7827C1E5" w:rsidR="0013065B" w:rsidRPr="00D60AC0" w:rsidRDefault="00F554F4" w:rsidP="00F554F4">
      <w:pPr>
        <w:pStyle w:val="Lgende"/>
        <w:jc w:val="center"/>
        <w:rPr>
          <w:rFonts w:ascii="Calibri" w:hAnsi="Calibri" w:cs="Calibri"/>
          <w:i w:val="0"/>
          <w:iCs w:val="0"/>
          <w:color w:val="000000" w:themeColor="text1"/>
          <w:sz w:val="24"/>
          <w:szCs w:val="24"/>
        </w:rPr>
      </w:pPr>
      <w:r w:rsidRPr="00D60AC0">
        <w:rPr>
          <w:rFonts w:ascii="Calibri" w:hAnsi="Calibri" w:cs="Calibri"/>
          <w:i w:val="0"/>
          <w:iCs w:val="0"/>
          <w:color w:val="000000" w:themeColor="text1"/>
          <w:sz w:val="24"/>
          <w:szCs w:val="24"/>
        </w:rPr>
        <w:t xml:space="preserve"> Violin plots of the abundance of bacterioplankton show increased heterotrophic bacte-ria cell count and decreased Synechococcus cell count in algae-enriched commu-nities across sampling time point</w:t>
      </w:r>
    </w:p>
    <w:p w14:paraId="300EB590" w14:textId="77777777" w:rsidR="00F554F4" w:rsidRPr="00F554F4" w:rsidRDefault="00F554F4" w:rsidP="00F554F4"/>
    <w:p w14:paraId="436DEADA" w14:textId="77777777" w:rsidR="0013065B" w:rsidRPr="00F0557B" w:rsidRDefault="0013065B" w:rsidP="00934F70">
      <w:pPr>
        <w:pStyle w:val="Titre2"/>
        <w:spacing w:line="360" w:lineRule="auto"/>
        <w:rPr>
          <w:rFonts w:ascii="Calibri" w:hAnsi="Calibri" w:cs="Calibri"/>
          <w:b/>
          <w:bCs/>
          <w:color w:val="000000" w:themeColor="text1"/>
          <w:sz w:val="24"/>
          <w:szCs w:val="24"/>
        </w:rPr>
      </w:pPr>
      <w:bookmarkStart w:id="263" w:name="_Toc232771528"/>
      <w:bookmarkStart w:id="264" w:name="_Toc234162430"/>
      <w:r w:rsidRPr="00F0557B">
        <w:rPr>
          <w:rFonts w:ascii="Calibri" w:hAnsi="Calibri" w:cs="Calibri"/>
          <w:b/>
          <w:bCs/>
          <w:color w:val="000000" w:themeColor="text1"/>
          <w:sz w:val="24"/>
          <w:szCs w:val="24"/>
        </w:rPr>
        <w:lastRenderedPageBreak/>
        <w:t>Changes in Microbial Community Structure Associated with Mixed Benthic Community Exudation</w:t>
      </w:r>
      <w:bookmarkEnd w:id="263"/>
      <w:bookmarkEnd w:id="264"/>
    </w:p>
    <w:p w14:paraId="0937E6D8" w14:textId="270D1FA1" w:rsidR="0013065B" w:rsidRPr="00F0557B" w:rsidRDefault="0013065B" w:rsidP="00264C75">
      <w:pPr>
        <w:spacing w:line="360" w:lineRule="auto"/>
        <w:ind w:firstLine="360"/>
        <w:rPr>
          <w:rFonts w:ascii="Calibri" w:hAnsi="Calibri" w:cs="Calibri"/>
          <w:color w:val="000000" w:themeColor="text1"/>
        </w:rPr>
      </w:pPr>
      <w:r w:rsidRPr="00F0557B">
        <w:rPr>
          <w:rFonts w:ascii="Calibri" w:hAnsi="Calibri" w:cs="Calibri"/>
          <w:color w:val="000000" w:themeColor="text1"/>
        </w:rPr>
        <w:t>Microbial DNA was sampled</w:t>
      </w:r>
      <w:r w:rsidR="004035A5">
        <w:rPr>
          <w:rFonts w:ascii="Calibri" w:hAnsi="Calibri" w:cs="Calibri"/>
          <w:color w:val="000000" w:themeColor="text1"/>
        </w:rPr>
        <w:t xml:space="preserve"> every 6h</w:t>
      </w:r>
      <w:r w:rsidRPr="00F0557B">
        <w:rPr>
          <w:rFonts w:ascii="Calibri" w:hAnsi="Calibri" w:cs="Calibri"/>
          <w:color w:val="000000" w:themeColor="text1"/>
        </w:rPr>
        <w:t xml:space="preserve"> over 24h to assess whether mixed benthic assemblages</w:t>
      </w:r>
      <w:del w:id="265" w:author="Craig Nelson" w:date="2026-08-12T19:28:00Z" w16du:dateUtc="2026-08-13T05:28:00Z">
        <w:r w:rsidRPr="00F0557B" w:rsidDel="00375BEF">
          <w:rPr>
            <w:rFonts w:ascii="Calibri" w:hAnsi="Calibri" w:cs="Calibri"/>
            <w:color w:val="000000" w:themeColor="text1"/>
          </w:rPr>
          <w:delText>,</w:delText>
        </w:r>
      </w:del>
      <w:r w:rsidR="004035A5">
        <w:rPr>
          <w:rFonts w:ascii="Calibri" w:hAnsi="Calibri" w:cs="Calibri"/>
          <w:color w:val="000000" w:themeColor="text1"/>
        </w:rPr>
        <w:t xml:space="preserve"> </w:t>
      </w:r>
      <w:r w:rsidRPr="00F0557B">
        <w:rPr>
          <w:rFonts w:ascii="Calibri" w:hAnsi="Calibri" w:cs="Calibri"/>
          <w:color w:val="000000" w:themeColor="text1"/>
        </w:rPr>
        <w:t>would drive compositional divergence in bacterial communities relative to the seawater control. Non-metric multidimensional scaling (NMDS) plots from weighted UniFrac distances show microbial communities associated with algae-enriched communities were visually separated from other treatment groups at later night timepoints (</w:t>
      </w:r>
      <w:r w:rsidR="000507B9">
        <w:rPr>
          <w:rFonts w:ascii="Calibri" w:hAnsi="Calibri" w:cs="Calibri"/>
          <w:color w:val="000000" w:themeColor="text1"/>
        </w:rPr>
        <w:t>00:00</w:t>
      </w:r>
      <w:r w:rsidRPr="00F0557B">
        <w:rPr>
          <w:rFonts w:ascii="Calibri" w:hAnsi="Calibri" w:cs="Calibri"/>
          <w:color w:val="000000" w:themeColor="text1"/>
        </w:rPr>
        <w:t xml:space="preserve"> and </w:t>
      </w:r>
      <w:r w:rsidR="000507B9">
        <w:rPr>
          <w:rFonts w:ascii="Calibri" w:hAnsi="Calibri" w:cs="Calibri"/>
          <w:color w:val="000000" w:themeColor="text1"/>
        </w:rPr>
        <w:t>06:00</w:t>
      </w:r>
      <w:r w:rsidRPr="00F0557B">
        <w:rPr>
          <w:rFonts w:ascii="Calibri" w:hAnsi="Calibri" w:cs="Calibri"/>
          <w:color w:val="000000" w:themeColor="text1"/>
        </w:rPr>
        <w:t>) (</w:t>
      </w:r>
      <w:r w:rsidR="00680163">
        <w:rPr>
          <w:rFonts w:ascii="Calibri" w:hAnsi="Calibri" w:cs="Calibri"/>
          <w:color w:val="000000" w:themeColor="text1"/>
        </w:rPr>
        <w:fldChar w:fldCharType="begin"/>
      </w:r>
      <w:r w:rsidR="00680163">
        <w:rPr>
          <w:rFonts w:ascii="Calibri" w:hAnsi="Calibri" w:cs="Calibri"/>
          <w:color w:val="000000" w:themeColor="text1"/>
        </w:rPr>
        <w:instrText xml:space="preserve"> REF _Ref234315735 \h </w:instrText>
      </w:r>
      <w:r w:rsidR="00680163">
        <w:rPr>
          <w:rFonts w:ascii="Calibri" w:hAnsi="Calibri" w:cs="Calibri"/>
          <w:color w:val="000000" w:themeColor="text1"/>
        </w:rPr>
      </w:r>
      <w:r w:rsidR="00680163">
        <w:rPr>
          <w:rFonts w:ascii="Calibri" w:hAnsi="Calibri" w:cs="Calibri"/>
          <w:color w:val="000000" w:themeColor="text1"/>
        </w:rPr>
        <w:fldChar w:fldCharType="separate"/>
      </w:r>
      <w:r w:rsidR="00680163" w:rsidRPr="00D60AC0">
        <w:rPr>
          <w:rFonts w:ascii="Calibri" w:hAnsi="Calibri" w:cs="Calibri"/>
          <w:b/>
          <w:bCs/>
          <w:i/>
          <w:iCs/>
          <w:color w:val="000000" w:themeColor="text1"/>
        </w:rPr>
        <w:t xml:space="preserve">Figure </w:t>
      </w:r>
      <w:r w:rsidR="00680163">
        <w:rPr>
          <w:rFonts w:ascii="Calibri" w:hAnsi="Calibri" w:cs="Calibri"/>
          <w:b/>
          <w:bCs/>
          <w:i/>
          <w:iCs/>
          <w:noProof/>
          <w:color w:val="000000" w:themeColor="text1"/>
        </w:rPr>
        <w:t>5</w:t>
      </w:r>
      <w:r w:rsidR="00680163">
        <w:rPr>
          <w:rFonts w:ascii="Calibri" w:hAnsi="Calibri" w:cs="Calibri"/>
          <w:color w:val="000000" w:themeColor="text1"/>
        </w:rPr>
        <w:fldChar w:fldCharType="end"/>
      </w:r>
      <w:r w:rsidRPr="00F0557B">
        <w:rPr>
          <w:rFonts w:ascii="Calibri" w:hAnsi="Calibri" w:cs="Calibri"/>
          <w:color w:val="000000" w:themeColor="text1"/>
        </w:rPr>
        <w:t>). PERMANOVA showed significant variation among treatments (F= 3.73, df= 3, R</w:t>
      </w:r>
      <w:r w:rsidRPr="00BC483F">
        <w:rPr>
          <w:rFonts w:ascii="Calibri" w:hAnsi="Calibri" w:cs="Calibri"/>
          <w:color w:val="000000" w:themeColor="text1"/>
          <w:vertAlign w:val="superscript"/>
        </w:rPr>
        <w:t>2</w:t>
      </w:r>
      <w:r w:rsidRPr="00F0557B">
        <w:rPr>
          <w:rFonts w:ascii="Calibri" w:hAnsi="Calibri" w:cs="Calibri"/>
          <w:color w:val="000000" w:themeColor="text1"/>
        </w:rPr>
        <w:t xml:space="preserve"> = 0.13, p= 0.001) </w:t>
      </w:r>
      <w:r w:rsidR="005C0BB0">
        <w:rPr>
          <w:rFonts w:ascii="Calibri" w:hAnsi="Calibri" w:cs="Calibri"/>
          <w:color w:val="000000" w:themeColor="text1"/>
        </w:rPr>
        <w:t>and through time (F=5.06, df=3</w:t>
      </w:r>
      <w:r w:rsidR="005C0BB0" w:rsidRPr="005C0BB0">
        <w:rPr>
          <w:rFonts w:ascii="Calibri" w:hAnsi="Calibri" w:cs="Calibri"/>
          <w:color w:val="000000" w:themeColor="text1"/>
        </w:rPr>
        <w:t xml:space="preserve"> </w:t>
      </w:r>
      <w:r w:rsidR="005C0BB0" w:rsidRPr="00F0557B">
        <w:rPr>
          <w:rFonts w:ascii="Calibri" w:hAnsi="Calibri" w:cs="Calibri"/>
          <w:color w:val="000000" w:themeColor="text1"/>
        </w:rPr>
        <w:t>, R</w:t>
      </w:r>
      <w:r w:rsidR="005C0BB0" w:rsidRPr="00BC483F">
        <w:rPr>
          <w:rFonts w:ascii="Calibri" w:hAnsi="Calibri" w:cs="Calibri"/>
          <w:color w:val="000000" w:themeColor="text1"/>
          <w:vertAlign w:val="superscript"/>
        </w:rPr>
        <w:t>2</w:t>
      </w:r>
      <w:r w:rsidR="005C0BB0" w:rsidRPr="00F0557B">
        <w:rPr>
          <w:rFonts w:ascii="Calibri" w:hAnsi="Calibri" w:cs="Calibri"/>
          <w:color w:val="000000" w:themeColor="text1"/>
        </w:rPr>
        <w:t xml:space="preserve"> = 0.1</w:t>
      </w:r>
      <w:r w:rsidR="005C0BB0">
        <w:rPr>
          <w:rFonts w:ascii="Calibri" w:hAnsi="Calibri" w:cs="Calibri"/>
          <w:color w:val="000000" w:themeColor="text1"/>
        </w:rPr>
        <w:t>7</w:t>
      </w:r>
      <w:r w:rsidR="005C0BB0" w:rsidRPr="00F0557B">
        <w:rPr>
          <w:rFonts w:ascii="Calibri" w:hAnsi="Calibri" w:cs="Calibri"/>
          <w:color w:val="000000" w:themeColor="text1"/>
        </w:rPr>
        <w:t>, p= 0.001</w:t>
      </w:r>
      <w:r w:rsidR="005C0BB0">
        <w:rPr>
          <w:rFonts w:ascii="Calibri" w:hAnsi="Calibri" w:cs="Calibri"/>
          <w:color w:val="000000" w:themeColor="text1"/>
        </w:rPr>
        <w:t xml:space="preserve"> ) </w:t>
      </w:r>
      <w:r w:rsidRPr="00F0557B">
        <w:rPr>
          <w:rFonts w:ascii="Calibri" w:hAnsi="Calibri" w:cs="Calibri"/>
          <w:color w:val="000000" w:themeColor="text1"/>
        </w:rPr>
        <w:t>with</w:t>
      </w:r>
      <w:r w:rsidR="00264C75">
        <w:rPr>
          <w:rFonts w:ascii="Calibri" w:hAnsi="Calibri" w:cs="Calibri"/>
          <w:color w:val="000000" w:themeColor="text1"/>
        </w:rPr>
        <w:t xml:space="preserve"> no signifcant interactions between treatment and sampling time point effects (</w:t>
      </w:r>
      <w:r w:rsidR="00264C75" w:rsidRPr="00F0557B">
        <w:rPr>
          <w:rFonts w:ascii="Calibri" w:hAnsi="Calibri" w:cs="Calibri"/>
          <w:color w:val="000000" w:themeColor="text1"/>
        </w:rPr>
        <w:t xml:space="preserve">F= </w:t>
      </w:r>
      <w:r w:rsidR="00264C75">
        <w:rPr>
          <w:rFonts w:ascii="Calibri" w:hAnsi="Calibri" w:cs="Calibri"/>
          <w:color w:val="000000" w:themeColor="text1"/>
        </w:rPr>
        <w:t>1.12</w:t>
      </w:r>
      <w:r w:rsidR="00264C75" w:rsidRPr="00F0557B">
        <w:rPr>
          <w:rFonts w:ascii="Calibri" w:hAnsi="Calibri" w:cs="Calibri"/>
          <w:color w:val="000000" w:themeColor="text1"/>
        </w:rPr>
        <w:t xml:space="preserve">, df= </w:t>
      </w:r>
      <w:r w:rsidR="00264C75">
        <w:rPr>
          <w:rFonts w:ascii="Calibri" w:hAnsi="Calibri" w:cs="Calibri"/>
          <w:color w:val="000000" w:themeColor="text1"/>
        </w:rPr>
        <w:t>9</w:t>
      </w:r>
      <w:r w:rsidR="00264C75" w:rsidRPr="00F0557B">
        <w:rPr>
          <w:rFonts w:ascii="Calibri" w:hAnsi="Calibri" w:cs="Calibri"/>
          <w:color w:val="000000" w:themeColor="text1"/>
        </w:rPr>
        <w:t>, R</w:t>
      </w:r>
      <w:r w:rsidR="00264C75" w:rsidRPr="00BC483F">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12</w:t>
      </w:r>
      <w:r w:rsidR="00264C75" w:rsidRPr="00F0557B">
        <w:rPr>
          <w:rFonts w:ascii="Calibri" w:hAnsi="Calibri" w:cs="Calibri"/>
          <w:color w:val="000000" w:themeColor="text1"/>
        </w:rPr>
        <w:t xml:space="preserve">, p= </w:t>
      </w:r>
      <w:r w:rsidR="00264C75">
        <w:rPr>
          <w:rFonts w:ascii="Calibri" w:hAnsi="Calibri" w:cs="Calibri"/>
          <w:color w:val="000000" w:themeColor="text1"/>
        </w:rPr>
        <w:t>0.222</w:t>
      </w:r>
      <w:r w:rsidR="00264C75" w:rsidRPr="00F0557B">
        <w:rPr>
          <w:rFonts w:ascii="Calibri" w:hAnsi="Calibri" w:cs="Calibri"/>
          <w:color w:val="000000" w:themeColor="text1"/>
        </w:rPr>
        <w:t>)</w:t>
      </w:r>
      <w:r w:rsidR="00264C75">
        <w:rPr>
          <w:rFonts w:ascii="Calibri" w:hAnsi="Calibri" w:cs="Calibri"/>
          <w:color w:val="000000" w:themeColor="text1"/>
        </w:rPr>
        <w:t xml:space="preserve">. </w:t>
      </w:r>
      <w:r w:rsidRPr="00F0557B">
        <w:rPr>
          <w:rFonts w:ascii="Calibri" w:hAnsi="Calibri" w:cs="Calibri"/>
          <w:color w:val="000000" w:themeColor="text1"/>
        </w:rPr>
        <w:t xml:space="preserve"> </w:t>
      </w:r>
      <w:r w:rsidR="00264C75" w:rsidRPr="00F0557B">
        <w:rPr>
          <w:rFonts w:ascii="Calibri" w:hAnsi="Calibri" w:cs="Calibri"/>
          <w:color w:val="000000" w:themeColor="text1"/>
        </w:rPr>
        <w:t>Microbial communities changed throughout the duration of the experiment as demonstrated by the significant effect of the sampling time (F= 5.06, df= 3,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0.17, p&lt;0.05). </w:t>
      </w:r>
      <w:r w:rsidR="00264C75">
        <w:rPr>
          <w:rFonts w:ascii="Calibri" w:hAnsi="Calibri" w:cs="Calibri"/>
          <w:color w:val="000000" w:themeColor="text1"/>
        </w:rPr>
        <w:t>A</w:t>
      </w:r>
      <w:r w:rsidR="00264C75" w:rsidRPr="00F0557B">
        <w:rPr>
          <w:rFonts w:ascii="Calibri" w:hAnsi="Calibri" w:cs="Calibri"/>
          <w:color w:val="000000" w:themeColor="text1"/>
        </w:rPr>
        <w:t xml:space="preserve">lgae communities and seawater control </w:t>
      </w:r>
      <w:r w:rsidR="00264C75">
        <w:rPr>
          <w:rFonts w:ascii="Calibri" w:hAnsi="Calibri" w:cs="Calibri"/>
          <w:color w:val="000000" w:themeColor="text1"/>
        </w:rPr>
        <w:t xml:space="preserve">exhibited </w:t>
      </w:r>
      <w:r w:rsidRPr="00F0557B">
        <w:rPr>
          <w:rFonts w:ascii="Calibri" w:hAnsi="Calibri" w:cs="Calibri"/>
          <w:color w:val="000000" w:themeColor="text1"/>
        </w:rPr>
        <w:t>significant pairwise PERMANOVA</w:t>
      </w:r>
      <w:r w:rsidR="00264C75">
        <w:rPr>
          <w:rFonts w:ascii="Calibri" w:hAnsi="Calibri" w:cs="Calibri"/>
          <w:color w:val="000000" w:themeColor="text1"/>
        </w:rPr>
        <w:t xml:space="preserve"> </w:t>
      </w:r>
      <w:r w:rsidR="00264C75" w:rsidRPr="00F0557B">
        <w:rPr>
          <w:rFonts w:ascii="Calibri" w:hAnsi="Calibri" w:cs="Calibri"/>
          <w:color w:val="000000" w:themeColor="text1"/>
        </w:rPr>
        <w:t>(F = 5.24,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0.15, p&lt;0.05)</w:t>
      </w:r>
      <w:r w:rsidRPr="00F0557B">
        <w:rPr>
          <w:rFonts w:ascii="Calibri" w:hAnsi="Calibri" w:cs="Calibri"/>
          <w:color w:val="000000" w:themeColor="text1"/>
        </w:rPr>
        <w:t xml:space="preserve">, adjusted with Benjamini-Hochberg method, </w:t>
      </w:r>
      <w:r w:rsidR="00264C75">
        <w:rPr>
          <w:rFonts w:ascii="Calibri" w:hAnsi="Calibri" w:cs="Calibri"/>
          <w:color w:val="000000" w:themeColor="text1"/>
        </w:rPr>
        <w:t xml:space="preserve">while coral and CCA enrichment did not show significant </w:t>
      </w:r>
      <w:r w:rsidR="004035A5">
        <w:rPr>
          <w:rFonts w:ascii="Calibri" w:hAnsi="Calibri" w:cs="Calibri"/>
          <w:color w:val="000000" w:themeColor="text1"/>
        </w:rPr>
        <w:t>difference in community structure from the controls</w:t>
      </w:r>
      <w:r w:rsidR="00264C75">
        <w:rPr>
          <w:rFonts w:ascii="Calibri" w:hAnsi="Calibri" w:cs="Calibri"/>
          <w:color w:val="000000" w:themeColor="text1"/>
        </w:rPr>
        <w:t xml:space="preserve"> (</w:t>
      </w:r>
      <w:r w:rsidR="00264C75" w:rsidRPr="00264C75">
        <w:rPr>
          <w:rFonts w:ascii="Calibri" w:hAnsi="Calibri" w:cs="Calibri"/>
          <w:i/>
          <w:iCs/>
          <w:color w:val="000000" w:themeColor="text1"/>
        </w:rPr>
        <w:t>Control vs. Coral</w:t>
      </w:r>
      <w:r w:rsidR="00264C75">
        <w:rPr>
          <w:rFonts w:ascii="Calibri" w:hAnsi="Calibri" w:cs="Calibri"/>
          <w:color w:val="000000" w:themeColor="text1"/>
        </w:rPr>
        <w:t xml:space="preserve">: </w:t>
      </w:r>
      <w:r w:rsidR="00264C75" w:rsidRPr="00F0557B">
        <w:rPr>
          <w:rFonts w:ascii="Calibri" w:hAnsi="Calibri" w:cs="Calibri"/>
          <w:color w:val="000000" w:themeColor="text1"/>
        </w:rPr>
        <w:t>F =</w:t>
      </w:r>
      <w:r w:rsidR="00264C75">
        <w:rPr>
          <w:rFonts w:ascii="Calibri" w:hAnsi="Calibri" w:cs="Calibri"/>
          <w:color w:val="000000" w:themeColor="text1"/>
        </w:rPr>
        <w:t>0.304</w:t>
      </w:r>
      <w:r w:rsidR="00264C75" w:rsidRPr="00F0557B">
        <w:rPr>
          <w:rFonts w:ascii="Calibri" w:hAnsi="Calibri" w:cs="Calibri"/>
          <w:color w:val="000000" w:themeColor="text1"/>
        </w:rPr>
        <w:t>,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010</w:t>
      </w:r>
      <w:r w:rsidR="00264C75" w:rsidRPr="00F0557B">
        <w:rPr>
          <w:rFonts w:ascii="Calibri" w:hAnsi="Calibri" w:cs="Calibri"/>
          <w:color w:val="000000" w:themeColor="text1"/>
        </w:rPr>
        <w:t>, p</w:t>
      </w:r>
      <w:r w:rsidR="00264C75">
        <w:rPr>
          <w:rFonts w:ascii="Calibri" w:hAnsi="Calibri" w:cs="Calibri"/>
          <w:color w:val="000000" w:themeColor="text1"/>
        </w:rPr>
        <w:t xml:space="preserve">=0.987; </w:t>
      </w:r>
      <w:r w:rsidR="00264C75" w:rsidRPr="00264C75">
        <w:rPr>
          <w:rFonts w:ascii="Calibri" w:hAnsi="Calibri" w:cs="Calibri"/>
          <w:i/>
          <w:iCs/>
          <w:color w:val="000000" w:themeColor="text1"/>
        </w:rPr>
        <w:t>Control vs. CCA</w:t>
      </w:r>
      <w:r w:rsidR="00264C75">
        <w:rPr>
          <w:rFonts w:ascii="Calibri" w:hAnsi="Calibri" w:cs="Calibri"/>
          <w:color w:val="000000" w:themeColor="text1"/>
        </w:rPr>
        <w:t xml:space="preserve">: </w:t>
      </w:r>
      <w:r w:rsidR="00264C75" w:rsidRPr="00F0557B">
        <w:rPr>
          <w:rFonts w:ascii="Calibri" w:hAnsi="Calibri" w:cs="Calibri"/>
          <w:color w:val="000000" w:themeColor="text1"/>
        </w:rPr>
        <w:t>F =</w:t>
      </w:r>
      <w:r w:rsidR="00264C75">
        <w:rPr>
          <w:rFonts w:ascii="Calibri" w:hAnsi="Calibri" w:cs="Calibri"/>
          <w:color w:val="000000" w:themeColor="text1"/>
        </w:rPr>
        <w:t>0.296</w:t>
      </w:r>
      <w:r w:rsidR="00264C75" w:rsidRPr="00F0557B">
        <w:rPr>
          <w:rFonts w:ascii="Calibri" w:hAnsi="Calibri" w:cs="Calibri"/>
          <w:color w:val="000000" w:themeColor="text1"/>
        </w:rPr>
        <w:t>, df = 1, R</w:t>
      </w:r>
      <w:r w:rsidR="00264C75" w:rsidRPr="000507B9">
        <w:rPr>
          <w:rFonts w:ascii="Calibri" w:hAnsi="Calibri" w:cs="Calibri"/>
          <w:color w:val="000000" w:themeColor="text1"/>
          <w:vertAlign w:val="superscript"/>
        </w:rPr>
        <w:t>2</w:t>
      </w:r>
      <w:r w:rsidR="00264C75" w:rsidRPr="00F0557B">
        <w:rPr>
          <w:rFonts w:ascii="Calibri" w:hAnsi="Calibri" w:cs="Calibri"/>
          <w:color w:val="000000" w:themeColor="text1"/>
        </w:rPr>
        <w:t xml:space="preserve"> = 0.</w:t>
      </w:r>
      <w:r w:rsidR="00264C75">
        <w:rPr>
          <w:rFonts w:ascii="Calibri" w:hAnsi="Calibri" w:cs="Calibri"/>
          <w:color w:val="000000" w:themeColor="text1"/>
        </w:rPr>
        <w:t>0098</w:t>
      </w:r>
      <w:r w:rsidR="00264C75" w:rsidRPr="00F0557B">
        <w:rPr>
          <w:rFonts w:ascii="Calibri" w:hAnsi="Calibri" w:cs="Calibri"/>
          <w:color w:val="000000" w:themeColor="text1"/>
        </w:rPr>
        <w:t>, p</w:t>
      </w:r>
      <w:r w:rsidR="00264C75">
        <w:rPr>
          <w:rFonts w:ascii="Calibri" w:hAnsi="Calibri" w:cs="Calibri"/>
          <w:color w:val="000000" w:themeColor="text1"/>
        </w:rPr>
        <w:t>=0.987</w:t>
      </w:r>
      <w:r w:rsidR="00264C75" w:rsidRPr="00F0557B">
        <w:rPr>
          <w:rFonts w:ascii="Calibri" w:hAnsi="Calibri" w:cs="Calibri"/>
          <w:color w:val="000000" w:themeColor="text1"/>
        </w:rPr>
        <w:t>)</w:t>
      </w:r>
      <w:r w:rsidR="000507B9">
        <w:rPr>
          <w:rFonts w:ascii="Calibri" w:hAnsi="Calibri" w:cs="Calibri"/>
          <w:color w:val="000000" w:themeColor="text1"/>
        </w:rPr>
        <w:t xml:space="preserve">. </w:t>
      </w:r>
    </w:p>
    <w:p w14:paraId="56A4BCB5" w14:textId="77777777" w:rsidR="00D60AC0" w:rsidRDefault="00D60AC0" w:rsidP="00D60AC0">
      <w:pPr>
        <w:keepNext/>
        <w:spacing w:line="360" w:lineRule="auto"/>
        <w:jc w:val="center"/>
      </w:pPr>
      <w:r>
        <w:rPr>
          <w:rFonts w:ascii="Calibri" w:hAnsi="Calibri" w:cs="Calibri"/>
          <w:noProof/>
          <w:color w:val="000000" w:themeColor="text1"/>
        </w:rPr>
        <w:drawing>
          <wp:inline distT="0" distB="0" distL="0" distR="0" wp14:anchorId="09959F86" wp14:editId="5D7F79CF">
            <wp:extent cx="5943600" cy="2228850"/>
            <wp:effectExtent l="0" t="0" r="0" b="6350"/>
            <wp:docPr id="16420463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6323" name="Image 16420463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8CE3E1A" w14:textId="744D74BE" w:rsidR="00D60AC0" w:rsidRPr="00D60AC0" w:rsidRDefault="00D60AC0" w:rsidP="00D60AC0">
      <w:pPr>
        <w:pStyle w:val="Lgende"/>
        <w:jc w:val="center"/>
        <w:rPr>
          <w:rFonts w:ascii="Calibri" w:hAnsi="Calibri" w:cs="Calibri"/>
          <w:b/>
          <w:bCs/>
          <w:i w:val="0"/>
          <w:iCs w:val="0"/>
          <w:color w:val="000000" w:themeColor="text1"/>
          <w:sz w:val="24"/>
          <w:szCs w:val="24"/>
        </w:rPr>
      </w:pPr>
      <w:bookmarkStart w:id="266" w:name="_Ref234315735"/>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5</w:t>
      </w:r>
      <w:r w:rsidRPr="00D60AC0">
        <w:rPr>
          <w:rFonts w:ascii="Calibri" w:hAnsi="Calibri" w:cs="Calibri"/>
          <w:b/>
          <w:bCs/>
          <w:i w:val="0"/>
          <w:iCs w:val="0"/>
          <w:color w:val="000000" w:themeColor="text1"/>
          <w:sz w:val="24"/>
          <w:szCs w:val="24"/>
        </w:rPr>
        <w:fldChar w:fldCharType="end"/>
      </w:r>
      <w:bookmarkEnd w:id="266"/>
      <w:r w:rsidRPr="00D60AC0">
        <w:rPr>
          <w:rFonts w:ascii="Calibri" w:hAnsi="Calibri" w:cs="Calibri"/>
          <w:b/>
          <w:bCs/>
          <w:i w:val="0"/>
          <w:iCs w:val="0"/>
          <w:color w:val="000000" w:themeColor="text1"/>
          <w:sz w:val="24"/>
          <w:szCs w:val="24"/>
        </w:rPr>
        <w:t xml:space="preserve">: NMDS plots of bacterial communities by treatment across four sampling time points. </w:t>
      </w:r>
    </w:p>
    <w:p w14:paraId="197A744F" w14:textId="28F612EA" w:rsidR="0013065B" w:rsidRPr="005C0BB0" w:rsidRDefault="00F07DCF" w:rsidP="00D60AC0">
      <w:pPr>
        <w:pStyle w:val="Lgende"/>
        <w:jc w:val="center"/>
        <w:rPr>
          <w:rFonts w:ascii="Calibri" w:hAnsi="Calibri" w:cs="Calibri"/>
          <w:i w:val="0"/>
          <w:iCs w:val="0"/>
          <w:color w:val="000000" w:themeColor="text1"/>
          <w:sz w:val="22"/>
          <w:szCs w:val="22"/>
        </w:rPr>
      </w:pPr>
      <w:r w:rsidRPr="005C0BB0">
        <w:rPr>
          <w:rFonts w:ascii="Calibri" w:hAnsi="Calibri" w:cs="Calibri"/>
          <w:color w:val="000000"/>
          <w:sz w:val="22"/>
          <w:szCs w:val="22"/>
        </w:rPr>
        <w:t>Each variable column shows time over 24h passing from left to right, starting at 12:00 until 06:00. Control, coral and CCA communities show similar community composition, while the algae-enriched microbial community structure diverges over time. (NMDS stress = 0.123)</w:t>
      </w:r>
      <w:r w:rsidR="00D60AC0" w:rsidRPr="005C0BB0">
        <w:rPr>
          <w:rFonts w:ascii="Calibri" w:hAnsi="Calibri" w:cs="Calibri"/>
          <w:i w:val="0"/>
          <w:iCs w:val="0"/>
          <w:color w:val="000000" w:themeColor="text1"/>
          <w:sz w:val="22"/>
          <w:szCs w:val="22"/>
        </w:rPr>
        <w:t>.</w:t>
      </w:r>
    </w:p>
    <w:p w14:paraId="56AC29DC" w14:textId="589CD935" w:rsidR="00680163" w:rsidRDefault="00264C75" w:rsidP="00264C75">
      <w:pPr>
        <w:rPr>
          <w:rFonts w:ascii="Calibri" w:hAnsi="Calibri" w:cs="Calibri"/>
        </w:rPr>
      </w:pPr>
      <w:r>
        <w:lastRenderedPageBreak/>
        <w:tab/>
      </w:r>
      <w:r w:rsidRPr="00F3107C">
        <w:rPr>
          <w:rFonts w:ascii="Calibri" w:hAnsi="Calibri" w:cs="Calibri"/>
        </w:rPr>
        <w:t xml:space="preserve">Bacterial </w:t>
      </w:r>
      <w:r w:rsidR="004D0DFC" w:rsidRPr="00F3107C">
        <w:rPr>
          <w:rFonts w:ascii="Calibri" w:hAnsi="Calibri" w:cs="Calibri"/>
        </w:rPr>
        <w:t>communities were</w:t>
      </w:r>
      <w:r w:rsidRPr="00F3107C">
        <w:rPr>
          <w:rFonts w:ascii="Calibri" w:hAnsi="Calibri" w:cs="Calibri"/>
        </w:rPr>
        <w:t xml:space="preserve"> further examined </w:t>
      </w:r>
      <w:r w:rsidR="004D0DFC" w:rsidRPr="00F3107C">
        <w:rPr>
          <w:rFonts w:ascii="Calibri" w:hAnsi="Calibri" w:cs="Calibri"/>
        </w:rPr>
        <w:t xml:space="preserve">at the genus level to determine an association between benthic composition and microbial community structure. </w:t>
      </w:r>
      <w:r w:rsidR="00680163">
        <w:rPr>
          <w:rFonts w:ascii="Calibri" w:hAnsi="Calibri" w:cs="Calibri"/>
        </w:rPr>
        <w:t>We were specifically interested in</w:t>
      </w:r>
      <w:r w:rsidR="004D0DFC" w:rsidRPr="00F3107C">
        <w:rPr>
          <w:rFonts w:ascii="Calibri" w:hAnsi="Calibri" w:cs="Calibri"/>
        </w:rPr>
        <w:t xml:space="preserve"> </w:t>
      </w:r>
      <w:r w:rsidR="00F3107C" w:rsidRPr="00F3107C">
        <w:rPr>
          <w:rFonts w:ascii="Calibri" w:hAnsi="Calibri" w:cs="Calibri"/>
        </w:rPr>
        <w:t xml:space="preserve">variations of relative abundance in bacterial taxa across mesocosm treatments </w:t>
      </w:r>
      <w:r w:rsidR="004D0DFC" w:rsidRPr="00F3107C">
        <w:rPr>
          <w:rFonts w:ascii="Calibri" w:hAnsi="Calibri" w:cs="Calibri"/>
        </w:rPr>
        <w:t xml:space="preserve">and over the </w:t>
      </w:r>
      <w:r w:rsidR="00F3107C" w:rsidRPr="00F3107C">
        <w:rPr>
          <w:rFonts w:ascii="Calibri" w:hAnsi="Calibri" w:cs="Calibri"/>
        </w:rPr>
        <w:t>four</w:t>
      </w:r>
      <w:r w:rsidR="004D0DFC" w:rsidRPr="00F3107C">
        <w:rPr>
          <w:rFonts w:ascii="Calibri" w:hAnsi="Calibri" w:cs="Calibri"/>
        </w:rPr>
        <w:t xml:space="preserve"> sampling time points in chronological order</w:t>
      </w:r>
      <w:r w:rsidR="00680163">
        <w:rPr>
          <w:rFonts w:ascii="Calibri" w:hAnsi="Calibri" w:cs="Calibri"/>
        </w:rPr>
        <w:t xml:space="preserve"> </w:t>
      </w:r>
      <w:r w:rsidR="00680163" w:rsidRPr="00F3107C">
        <w:rPr>
          <w:rFonts w:ascii="Calibri" w:hAnsi="Calibri" w:cs="Calibri"/>
        </w:rPr>
        <w:t>(</w:t>
      </w:r>
      <w:r w:rsidR="00680163" w:rsidRPr="00F3107C">
        <w:rPr>
          <w:rFonts w:ascii="Calibri" w:hAnsi="Calibri" w:cs="Calibri"/>
        </w:rPr>
        <w:fldChar w:fldCharType="begin"/>
      </w:r>
      <w:r w:rsidR="00680163" w:rsidRPr="00F3107C">
        <w:rPr>
          <w:rFonts w:ascii="Calibri" w:hAnsi="Calibri" w:cs="Calibri"/>
        </w:rPr>
        <w:instrText xml:space="preserve"> REF _Ref234333046 \h  \* MERGEFORMAT </w:instrText>
      </w:r>
      <w:r w:rsidR="00680163" w:rsidRPr="00F3107C">
        <w:rPr>
          <w:rFonts w:ascii="Calibri" w:hAnsi="Calibri" w:cs="Calibri"/>
        </w:rPr>
      </w:r>
      <w:r w:rsidR="00680163" w:rsidRPr="00F3107C">
        <w:rPr>
          <w:rFonts w:ascii="Calibri" w:hAnsi="Calibri" w:cs="Calibri"/>
        </w:rPr>
        <w:fldChar w:fldCharType="separate"/>
      </w:r>
      <w:r w:rsidR="00680163" w:rsidRPr="00F3107C">
        <w:rPr>
          <w:rFonts w:ascii="Calibri" w:hAnsi="Calibri" w:cs="Calibri"/>
          <w:b/>
          <w:bCs/>
          <w:color w:val="000000" w:themeColor="text1"/>
        </w:rPr>
        <w:t xml:space="preserve">Figure </w:t>
      </w:r>
      <w:r w:rsidR="00680163" w:rsidRPr="00F3107C">
        <w:rPr>
          <w:rFonts w:ascii="Calibri" w:hAnsi="Calibri" w:cs="Calibri"/>
          <w:b/>
          <w:bCs/>
          <w:noProof/>
          <w:color w:val="000000" w:themeColor="text1"/>
        </w:rPr>
        <w:t>6</w:t>
      </w:r>
      <w:r w:rsidR="00680163" w:rsidRPr="00F3107C">
        <w:rPr>
          <w:rFonts w:ascii="Calibri" w:hAnsi="Calibri" w:cs="Calibri"/>
        </w:rPr>
        <w:fldChar w:fldCharType="end"/>
      </w:r>
      <w:r w:rsidR="00680163" w:rsidRPr="00F3107C">
        <w:rPr>
          <w:rFonts w:ascii="Calibri" w:hAnsi="Calibri" w:cs="Calibri"/>
        </w:rPr>
        <w:t>)</w:t>
      </w:r>
      <w:r w:rsidR="004D0DFC" w:rsidRPr="00F3107C">
        <w:rPr>
          <w:rFonts w:ascii="Calibri" w:hAnsi="Calibri" w:cs="Calibri"/>
        </w:rPr>
        <w:t xml:space="preserve">. </w:t>
      </w:r>
      <w:commentRangeStart w:id="267"/>
      <w:r w:rsidR="004D0DFC" w:rsidRPr="00F3107C">
        <w:rPr>
          <w:rFonts w:ascii="Calibri" w:hAnsi="Calibri" w:cs="Calibri"/>
        </w:rPr>
        <w:t>Taxa were split into three modules</w:t>
      </w:r>
      <w:r w:rsidR="00FB25FB" w:rsidRPr="00F3107C">
        <w:rPr>
          <w:rFonts w:ascii="Calibri" w:hAnsi="Calibri" w:cs="Calibri"/>
        </w:rPr>
        <w:t xml:space="preserve"> (</w:t>
      </w:r>
      <w:commentRangeStart w:id="268"/>
      <w:r w:rsidR="00FB25FB" w:rsidRPr="00F3107C">
        <w:rPr>
          <w:rFonts w:ascii="Calibri" w:hAnsi="Calibri" w:cs="Calibri"/>
        </w:rPr>
        <w:t>modules A, B and C</w:t>
      </w:r>
      <w:commentRangeEnd w:id="268"/>
      <w:r w:rsidR="006815D5" w:rsidRPr="00F3107C">
        <w:rPr>
          <w:rStyle w:val="Marquedecommentaire"/>
          <w:rFonts w:ascii="Calibri" w:hAnsi="Calibri" w:cs="Calibri"/>
          <w:sz w:val="24"/>
          <w:szCs w:val="24"/>
        </w:rPr>
        <w:commentReference w:id="268"/>
      </w:r>
      <w:r w:rsidR="00FB25FB" w:rsidRPr="00F3107C">
        <w:rPr>
          <w:rFonts w:ascii="Calibri" w:hAnsi="Calibri" w:cs="Calibri"/>
        </w:rPr>
        <w:t>)</w:t>
      </w:r>
      <w:r w:rsidR="004D0DFC" w:rsidRPr="00F3107C">
        <w:rPr>
          <w:rFonts w:ascii="Calibri" w:hAnsi="Calibri" w:cs="Calibri"/>
        </w:rPr>
        <w:t xml:space="preserve"> via k-means </w:t>
      </w:r>
      <w:r w:rsidR="00F3107C" w:rsidRPr="00F3107C">
        <w:rPr>
          <w:rFonts w:ascii="Calibri" w:hAnsi="Calibri" w:cs="Calibri"/>
        </w:rPr>
        <w:t>which grouped taxa with similar patterns of enrichment and depletion</w:t>
      </w:r>
      <w:r w:rsidR="004D0DFC" w:rsidRPr="00F3107C">
        <w:rPr>
          <w:rFonts w:ascii="Calibri" w:hAnsi="Calibri" w:cs="Calibri"/>
        </w:rPr>
        <w:t>.</w:t>
      </w:r>
      <w:commentRangeEnd w:id="267"/>
      <w:r w:rsidR="006815D5" w:rsidRPr="00F3107C">
        <w:rPr>
          <w:rStyle w:val="Marquedecommentaire"/>
          <w:rFonts w:ascii="Calibri" w:hAnsi="Calibri" w:cs="Calibri"/>
          <w:sz w:val="24"/>
          <w:szCs w:val="24"/>
        </w:rPr>
        <w:commentReference w:id="267"/>
      </w:r>
      <w:r w:rsidR="00FB25FB" w:rsidRPr="00F3107C">
        <w:rPr>
          <w:rFonts w:ascii="Calibri" w:hAnsi="Calibri" w:cs="Calibri"/>
        </w:rPr>
        <w:t xml:space="preserve"> </w:t>
      </w:r>
      <w:ins w:id="269" w:author="Craig Nelson" w:date="2026-08-12T19:35:00Z" w16du:dateUtc="2026-08-13T05:35:00Z">
        <w:r w:rsidR="006815D5">
          <w:rPr>
            <w:rFonts w:ascii="Calibri" w:hAnsi="Calibri" w:cs="Calibri"/>
            <w:lang w:val="en-US"/>
          </w:rPr>
          <w:t xml:space="preserve">Module A is dominated by </w:t>
        </w:r>
      </w:ins>
      <w:ins w:id="270" w:author="Craig Nelson" w:date="2026-08-12T19:38:00Z" w16du:dateUtc="2026-08-13T05:38:00Z">
        <w:r w:rsidR="006815D5" w:rsidRPr="003040B6">
          <w:rPr>
            <w:rFonts w:ascii="Calibri" w:hAnsi="Calibri" w:cs="Calibri"/>
            <w:i/>
            <w:iCs/>
            <w:color w:val="222222"/>
            <w:shd w:val="clear" w:color="auto" w:fill="FFFFFF"/>
          </w:rPr>
          <w:t>Synechococcus</w:t>
        </w:r>
        <w:r w:rsidR="006815D5" w:rsidRPr="003040B6">
          <w:rPr>
            <w:rFonts w:ascii="Calibri" w:hAnsi="Calibri" w:cs="Calibri"/>
            <w:color w:val="222222"/>
            <w:shd w:val="clear" w:color="auto" w:fill="FFFFFF"/>
          </w:rPr>
          <w:t xml:space="preserve"> (mean 15.1%), SAR11 Clade Ia (mean 2.3%), SAR86 (mean 2.2%) and Prochlorococcus (mean 2.2%)</w:t>
        </w:r>
      </w:ins>
      <w:ins w:id="271" w:author="Craig Nelson" w:date="2026-08-12T19:35:00Z" w16du:dateUtc="2026-08-13T05:35:00Z">
        <w:r w:rsidR="006815D5">
          <w:rPr>
            <w:rFonts w:ascii="Calibri" w:hAnsi="Calibri" w:cs="Calibri"/>
            <w:lang w:val="en-US"/>
          </w:rPr>
          <w:t>, representing oligotrophic oceanic taxa, whi</w:t>
        </w:r>
      </w:ins>
      <w:ins w:id="272" w:author="Craig Nelson" w:date="2026-08-12T19:36:00Z" w16du:dateUtc="2026-08-13T05:36:00Z">
        <w:r w:rsidR="006815D5">
          <w:rPr>
            <w:rFonts w:ascii="Calibri" w:hAnsi="Calibri" w:cs="Calibri"/>
            <w:lang w:val="en-US"/>
          </w:rPr>
          <w:t xml:space="preserve">le Module B is dominated by X, Y and Z, generally copiotrophic coastal taxa. </w:t>
        </w:r>
      </w:ins>
      <w:ins w:id="273" w:author="Craig Nelson" w:date="2026-08-12T19:30:00Z" w16du:dateUtc="2026-08-13T05:30:00Z">
        <w:r w:rsidR="006815D5">
          <w:rPr>
            <w:rFonts w:ascii="Calibri" w:hAnsi="Calibri" w:cs="Calibri"/>
            <w:lang w:val="en-US"/>
          </w:rPr>
          <w:t>While all three Modules changed significantly over time</w:t>
        </w:r>
      </w:ins>
      <w:ins w:id="274" w:author="Craig Nelson" w:date="2026-08-12T19:31:00Z" w16du:dateUtc="2026-08-13T05:31:00Z">
        <w:r w:rsidR="006815D5">
          <w:rPr>
            <w:rFonts w:ascii="Calibri" w:hAnsi="Calibri" w:cs="Calibri"/>
            <w:lang w:val="en-US"/>
          </w:rPr>
          <w:t xml:space="preserve"> and displayed significant time:treatment interactions</w:t>
        </w:r>
      </w:ins>
      <w:ins w:id="275" w:author="Craig Nelson" w:date="2026-08-12T19:30:00Z" w16du:dateUtc="2026-08-13T05:30:00Z">
        <w:r w:rsidR="006815D5">
          <w:rPr>
            <w:rFonts w:ascii="Calibri" w:hAnsi="Calibri" w:cs="Calibri"/>
            <w:lang w:val="en-US"/>
          </w:rPr>
          <w:t xml:space="preserve">, </w:t>
        </w:r>
      </w:ins>
      <w:ins w:id="276" w:author="Craig Nelson" w:date="2026-08-12T19:32:00Z" w16du:dateUtc="2026-08-13T05:32:00Z">
        <w:r w:rsidR="006815D5">
          <w:rPr>
            <w:rFonts w:ascii="Calibri" w:hAnsi="Calibri" w:cs="Calibri"/>
            <w:lang w:val="en-US"/>
          </w:rPr>
          <w:t xml:space="preserve">Modules A and </w:t>
        </w:r>
      </w:ins>
      <w:del w:id="277" w:author="Craig Nelson" w:date="2026-08-12T19:32:00Z" w16du:dateUtc="2026-08-13T05:32:00Z">
        <w:r w:rsidR="00A84398" w:rsidRPr="00F3107C" w:rsidDel="006815D5">
          <w:rPr>
            <w:rFonts w:ascii="Calibri" w:hAnsi="Calibri" w:cs="Calibri"/>
          </w:rPr>
          <w:delText xml:space="preserve">Module </w:delText>
        </w:r>
      </w:del>
      <w:r w:rsidR="00A84398" w:rsidRPr="00F3107C">
        <w:rPr>
          <w:rFonts w:ascii="Calibri" w:hAnsi="Calibri" w:cs="Calibri"/>
        </w:rPr>
        <w:t>B</w:t>
      </w:r>
      <w:r w:rsidR="00FB25FB" w:rsidRPr="00F3107C">
        <w:rPr>
          <w:rFonts w:ascii="Calibri" w:hAnsi="Calibri" w:cs="Calibri"/>
        </w:rPr>
        <w:t xml:space="preserve"> </w:t>
      </w:r>
      <w:ins w:id="278" w:author="Craig Nelson" w:date="2026-08-12T19:30:00Z" w16du:dateUtc="2026-08-13T05:30:00Z">
        <w:r w:rsidR="006815D5">
          <w:rPr>
            <w:rFonts w:ascii="Calibri" w:hAnsi="Calibri" w:cs="Calibri"/>
            <w:lang w:val="en-US"/>
          </w:rPr>
          <w:t xml:space="preserve">additionally </w:t>
        </w:r>
      </w:ins>
      <w:r w:rsidR="00FB25FB" w:rsidRPr="00F3107C">
        <w:rPr>
          <w:rFonts w:ascii="Calibri" w:hAnsi="Calibri" w:cs="Calibri"/>
        </w:rPr>
        <w:t>showed significant treatment effects</w:t>
      </w:r>
      <w:ins w:id="279" w:author="Craig Nelson" w:date="2026-08-12T19:33:00Z" w16du:dateUtc="2026-08-13T05:33:00Z">
        <w:r w:rsidR="006815D5">
          <w:rPr>
            <w:rFonts w:ascii="Calibri" w:hAnsi="Calibri" w:cs="Calibri"/>
            <w:lang w:val="en-US"/>
          </w:rPr>
          <w:t xml:space="preserve">, with </w:t>
        </w:r>
      </w:ins>
      <w:del w:id="280" w:author="Craig Nelson" w:date="2026-08-12T19:33:00Z" w16du:dateUtc="2026-08-13T05:33:00Z">
        <w:r w:rsidR="00A84398" w:rsidRPr="00F3107C" w:rsidDel="006815D5">
          <w:rPr>
            <w:rFonts w:ascii="Calibri" w:hAnsi="Calibri" w:cs="Calibri"/>
          </w:rPr>
          <w:delText xml:space="preserve"> </w:delText>
        </w:r>
        <w:r w:rsidR="00FB25FB" w:rsidRPr="00F3107C" w:rsidDel="006815D5">
          <w:rPr>
            <w:rFonts w:ascii="Calibri" w:hAnsi="Calibri" w:cs="Calibri"/>
          </w:rPr>
          <w:delText xml:space="preserve">(F= </w:delText>
        </w:r>
        <w:r w:rsidR="00A84398" w:rsidRPr="00F3107C" w:rsidDel="006815D5">
          <w:rPr>
            <w:rFonts w:ascii="Calibri" w:hAnsi="Calibri" w:cs="Calibri"/>
          </w:rPr>
          <w:delText>5.</w:delText>
        </w:r>
        <w:r w:rsidR="00680163" w:rsidDel="006815D5">
          <w:rPr>
            <w:rFonts w:ascii="Calibri" w:hAnsi="Calibri" w:cs="Calibri"/>
          </w:rPr>
          <w:delText>32</w:delText>
        </w:r>
        <w:r w:rsidR="00FB25FB" w:rsidRPr="00F3107C" w:rsidDel="006815D5">
          <w:rPr>
            <w:rFonts w:ascii="Calibri" w:hAnsi="Calibri" w:cs="Calibri"/>
          </w:rPr>
          <w:delText>, p=0.0</w:delText>
        </w:r>
        <w:r w:rsidR="00A84398" w:rsidRPr="00F3107C" w:rsidDel="006815D5">
          <w:rPr>
            <w:rFonts w:ascii="Calibri" w:hAnsi="Calibri" w:cs="Calibri"/>
          </w:rPr>
          <w:delText xml:space="preserve">2) </w:delText>
        </w:r>
      </w:del>
      <w:del w:id="281" w:author="Craig Nelson" w:date="2026-08-12T19:32:00Z" w16du:dateUtc="2026-08-13T05:32:00Z">
        <w:r w:rsidR="00A84398" w:rsidRPr="00F3107C" w:rsidDel="006815D5">
          <w:rPr>
            <w:rFonts w:ascii="Calibri" w:hAnsi="Calibri" w:cs="Calibri"/>
          </w:rPr>
          <w:delText>while module</w:delText>
        </w:r>
        <w:r w:rsidR="00F3107C" w:rsidRPr="00F3107C" w:rsidDel="006815D5">
          <w:rPr>
            <w:rFonts w:ascii="Calibri" w:hAnsi="Calibri" w:cs="Calibri"/>
          </w:rPr>
          <w:delText>s</w:delText>
        </w:r>
        <w:r w:rsidR="00A84398" w:rsidRPr="00F3107C" w:rsidDel="006815D5">
          <w:rPr>
            <w:rFonts w:ascii="Calibri" w:hAnsi="Calibri" w:cs="Calibri"/>
          </w:rPr>
          <w:delText xml:space="preserve"> A and C did not</w:delText>
        </w:r>
        <w:r w:rsidR="00680163" w:rsidDel="006815D5">
          <w:rPr>
            <w:rFonts w:ascii="Calibri" w:hAnsi="Calibri" w:cs="Calibri"/>
          </w:rPr>
          <w:delText xml:space="preserve"> </w:delText>
        </w:r>
      </w:del>
      <w:del w:id="282" w:author="Craig Nelson" w:date="2026-08-12T19:33:00Z" w16du:dateUtc="2026-08-13T05:33:00Z">
        <w:r w:rsidR="00680163" w:rsidDel="006815D5">
          <w:rPr>
            <w:rFonts w:ascii="Calibri" w:hAnsi="Calibri" w:cs="Calibri"/>
          </w:rPr>
          <w:delText>(module A: F= 3.23, p = 0.06; module C: F = 0.46, p = 0.71)</w:delText>
        </w:r>
        <w:r w:rsidR="00FB25FB" w:rsidRPr="00F3107C" w:rsidDel="006815D5">
          <w:rPr>
            <w:rFonts w:ascii="Calibri" w:hAnsi="Calibri" w:cs="Calibri"/>
          </w:rPr>
          <w:delText>.</w:delText>
        </w:r>
        <w:r w:rsidR="00680163" w:rsidDel="006815D5">
          <w:rPr>
            <w:rFonts w:ascii="Calibri" w:hAnsi="Calibri" w:cs="Calibri"/>
          </w:rPr>
          <w:delText xml:space="preserve"> </w:delText>
        </w:r>
      </w:del>
      <w:del w:id="283" w:author="Craig Nelson" w:date="2026-08-12T19:30:00Z" w16du:dateUtc="2026-08-13T05:30:00Z">
        <w:r w:rsidR="00680163" w:rsidDel="006815D5">
          <w:rPr>
            <w:rFonts w:ascii="Calibri" w:hAnsi="Calibri" w:cs="Calibri"/>
          </w:rPr>
          <w:delText xml:space="preserve">Models showed significant time effects in Module A </w:delText>
        </w:r>
        <w:r w:rsidR="00680163" w:rsidRPr="00F3107C" w:rsidDel="006815D5">
          <w:rPr>
            <w:rFonts w:ascii="Calibri" w:hAnsi="Calibri" w:cs="Calibri"/>
          </w:rPr>
          <w:delText>(F=</w:delText>
        </w:r>
        <w:r w:rsidR="00680163" w:rsidDel="006815D5">
          <w:rPr>
            <w:rFonts w:ascii="Calibri" w:hAnsi="Calibri" w:cs="Calibri"/>
          </w:rPr>
          <w:delText>578.6</w:delText>
        </w:r>
        <w:r w:rsidR="00680163" w:rsidRPr="00F3107C" w:rsidDel="006815D5">
          <w:rPr>
            <w:rFonts w:ascii="Calibri" w:hAnsi="Calibri" w:cs="Calibri"/>
          </w:rPr>
          <w:delText>, p&lt;0.05)</w:delText>
        </w:r>
        <w:r w:rsidR="00680163" w:rsidDel="006815D5">
          <w:rPr>
            <w:rFonts w:ascii="Calibri" w:hAnsi="Calibri" w:cs="Calibri"/>
          </w:rPr>
          <w:delText xml:space="preserve">, B </w:delText>
        </w:r>
        <w:r w:rsidR="00680163" w:rsidRPr="00F3107C" w:rsidDel="006815D5">
          <w:rPr>
            <w:rFonts w:ascii="Calibri" w:hAnsi="Calibri" w:cs="Calibri"/>
          </w:rPr>
          <w:delText xml:space="preserve">(F= </w:delText>
        </w:r>
        <w:r w:rsidR="00680163" w:rsidDel="006815D5">
          <w:rPr>
            <w:rFonts w:ascii="Calibri" w:hAnsi="Calibri" w:cs="Calibri"/>
          </w:rPr>
          <w:delText>604.3</w:delText>
        </w:r>
        <w:r w:rsidR="00680163" w:rsidRPr="00F3107C" w:rsidDel="006815D5">
          <w:rPr>
            <w:rFonts w:ascii="Calibri" w:hAnsi="Calibri" w:cs="Calibri"/>
          </w:rPr>
          <w:delText>, p&lt;0.05)</w:delText>
        </w:r>
        <w:r w:rsidR="00680163" w:rsidDel="006815D5">
          <w:rPr>
            <w:rFonts w:ascii="Calibri" w:hAnsi="Calibri" w:cs="Calibri"/>
          </w:rPr>
          <w:delText xml:space="preserve">,  and C </w:delText>
        </w:r>
        <w:r w:rsidR="00680163" w:rsidRPr="00F3107C" w:rsidDel="006815D5">
          <w:rPr>
            <w:rFonts w:ascii="Calibri" w:hAnsi="Calibri" w:cs="Calibri"/>
          </w:rPr>
          <w:delText>(F=</w:delText>
        </w:r>
        <w:r w:rsidR="00680163" w:rsidDel="006815D5">
          <w:rPr>
            <w:rFonts w:ascii="Calibri" w:hAnsi="Calibri" w:cs="Calibri"/>
          </w:rPr>
          <w:delText>29.9</w:delText>
        </w:r>
        <w:r w:rsidR="00680163" w:rsidRPr="00F3107C" w:rsidDel="006815D5">
          <w:rPr>
            <w:rFonts w:ascii="Calibri" w:hAnsi="Calibri" w:cs="Calibri"/>
          </w:rPr>
          <w:delText>, p&lt;0.05)</w:delText>
        </w:r>
        <w:r w:rsidR="00680163" w:rsidDel="006815D5">
          <w:rPr>
            <w:rFonts w:ascii="Calibri" w:hAnsi="Calibri" w:cs="Calibri"/>
          </w:rPr>
          <w:delText xml:space="preserve">, as well as flow rate effect (module A: </w:delText>
        </w:r>
        <w:r w:rsidR="00680163" w:rsidRPr="00F3107C" w:rsidDel="006815D5">
          <w:rPr>
            <w:rFonts w:ascii="Calibri" w:hAnsi="Calibri" w:cs="Calibri"/>
          </w:rPr>
          <w:delText>F=</w:delText>
        </w:r>
        <w:r w:rsidR="00680163" w:rsidDel="006815D5">
          <w:rPr>
            <w:rFonts w:ascii="Calibri" w:hAnsi="Calibri" w:cs="Calibri"/>
          </w:rPr>
          <w:delText>25.8</w:delText>
        </w:r>
        <w:r w:rsidR="00680163" w:rsidRPr="00F3107C" w:rsidDel="006815D5">
          <w:rPr>
            <w:rFonts w:ascii="Calibri" w:hAnsi="Calibri" w:cs="Calibri"/>
          </w:rPr>
          <w:delText>, p&lt;0.05</w:delText>
        </w:r>
        <w:r w:rsidR="00680163" w:rsidDel="006815D5">
          <w:rPr>
            <w:rFonts w:ascii="Calibri" w:hAnsi="Calibri" w:cs="Calibri"/>
          </w:rPr>
          <w:delText xml:space="preserve">; module B: </w:delText>
        </w:r>
        <w:r w:rsidR="00680163" w:rsidRPr="00F3107C" w:rsidDel="006815D5">
          <w:rPr>
            <w:rFonts w:ascii="Calibri" w:hAnsi="Calibri" w:cs="Calibri"/>
          </w:rPr>
          <w:delText>F=</w:delText>
        </w:r>
        <w:r w:rsidR="00680163" w:rsidDel="006815D5">
          <w:rPr>
            <w:rFonts w:ascii="Calibri" w:hAnsi="Calibri" w:cs="Calibri"/>
          </w:rPr>
          <w:delText>31.1</w:delText>
        </w:r>
        <w:r w:rsidR="00680163" w:rsidRPr="00F3107C" w:rsidDel="006815D5">
          <w:rPr>
            <w:rFonts w:ascii="Calibri" w:hAnsi="Calibri" w:cs="Calibri"/>
          </w:rPr>
          <w:delText>, p&lt;0.05</w:delText>
        </w:r>
        <w:r w:rsidR="00680163" w:rsidDel="006815D5">
          <w:rPr>
            <w:rFonts w:ascii="Calibri" w:hAnsi="Calibri" w:cs="Calibri"/>
          </w:rPr>
          <w:delText xml:space="preserve">; module C: F= 42.5, p&lt;0.05). All modules were associated with significant treatment:time interactions (module A= F127.1, p &lt;0.05; module B: F= 284.1, p &lt;0.05: module C: F= 39.1, p &lt;0.05). </w:delText>
        </w:r>
      </w:del>
      <w:del w:id="284" w:author="Craig Nelson" w:date="2026-08-12T19:33:00Z" w16du:dateUtc="2026-08-13T05:33:00Z">
        <w:r w:rsidR="00680163" w:rsidDel="006815D5">
          <w:rPr>
            <w:rFonts w:ascii="Calibri" w:hAnsi="Calibri" w:cs="Calibri"/>
          </w:rPr>
          <w:delText xml:space="preserve">Additonally, </w:delText>
        </w:r>
        <w:r w:rsidR="00FB25FB" w:rsidRPr="00F3107C" w:rsidDel="006815D5">
          <w:rPr>
            <w:rFonts w:ascii="Calibri" w:hAnsi="Calibri" w:cs="Calibri"/>
          </w:rPr>
          <w:delText>Dunett’s post-hoc contrasts indicated</w:delText>
        </w:r>
        <w:r w:rsidR="00680163" w:rsidDel="006815D5">
          <w:rPr>
            <w:rFonts w:ascii="Calibri" w:hAnsi="Calibri" w:cs="Calibri"/>
          </w:rPr>
          <w:delText xml:space="preserve"> </w:delText>
        </w:r>
      </w:del>
      <w:r w:rsidR="00680163">
        <w:rPr>
          <w:rFonts w:ascii="Calibri" w:hAnsi="Calibri" w:cs="Calibri"/>
        </w:rPr>
        <w:t xml:space="preserve">a </w:t>
      </w:r>
      <w:r w:rsidR="00A84398" w:rsidRPr="00F3107C">
        <w:rPr>
          <w:rFonts w:ascii="Calibri" w:hAnsi="Calibri" w:cs="Calibri"/>
        </w:rPr>
        <w:t xml:space="preserve">significant </w:t>
      </w:r>
      <w:ins w:id="285" w:author="Craig Nelson" w:date="2026-08-12T19:33:00Z" w16du:dateUtc="2026-08-13T05:33:00Z">
        <w:r w:rsidR="006815D5">
          <w:rPr>
            <w:rFonts w:ascii="Calibri" w:hAnsi="Calibri" w:cs="Calibri"/>
            <w:lang w:val="en-US"/>
          </w:rPr>
          <w:t xml:space="preserve">depletion of taxa in Module A and </w:t>
        </w:r>
      </w:ins>
      <w:r w:rsidR="00680163">
        <w:rPr>
          <w:rFonts w:ascii="Calibri" w:hAnsi="Calibri" w:cs="Calibri"/>
        </w:rPr>
        <w:t>enrichment of taxa in module B</w:t>
      </w:r>
      <w:r w:rsidR="00FB25FB" w:rsidRPr="00F3107C">
        <w:rPr>
          <w:rFonts w:ascii="Calibri" w:hAnsi="Calibri" w:cs="Calibri"/>
        </w:rPr>
        <w:t xml:space="preserve"> </w:t>
      </w:r>
      <w:ins w:id="286" w:author="Craig Nelson" w:date="2026-08-12T19:36:00Z" w16du:dateUtc="2026-08-13T05:36:00Z">
        <w:r w:rsidR="006815D5">
          <w:rPr>
            <w:rFonts w:ascii="Calibri" w:hAnsi="Calibri" w:cs="Calibri"/>
            <w:lang w:val="en-US"/>
          </w:rPr>
          <w:t xml:space="preserve">in the Macroalgae-enriched mesocosm communities </w:t>
        </w:r>
      </w:ins>
      <w:del w:id="287" w:author="Craig Nelson" w:date="2026-08-12T19:33:00Z" w16du:dateUtc="2026-08-13T05:33:00Z">
        <w:r w:rsidR="00680163" w:rsidDel="006815D5">
          <w:rPr>
            <w:rFonts w:ascii="Calibri" w:hAnsi="Calibri" w:cs="Calibri"/>
          </w:rPr>
          <w:delText xml:space="preserve">between algae-enriched treatments and </w:delText>
        </w:r>
        <w:r w:rsidR="00FB25FB" w:rsidRPr="00F3107C" w:rsidDel="006815D5">
          <w:rPr>
            <w:rFonts w:ascii="Calibri" w:hAnsi="Calibri" w:cs="Calibri"/>
          </w:rPr>
          <w:delText xml:space="preserve">the </w:delText>
        </w:r>
        <w:r w:rsidR="00680163" w:rsidDel="006815D5">
          <w:rPr>
            <w:rFonts w:ascii="Calibri" w:hAnsi="Calibri" w:cs="Calibri"/>
          </w:rPr>
          <w:delText xml:space="preserve">seawater </w:delText>
        </w:r>
        <w:r w:rsidR="00FB25FB" w:rsidRPr="00F3107C" w:rsidDel="006815D5">
          <w:rPr>
            <w:rFonts w:ascii="Calibri" w:hAnsi="Calibri" w:cs="Calibri"/>
          </w:rPr>
          <w:delText>control</w:delText>
        </w:r>
        <w:r w:rsidR="00A84398" w:rsidRPr="00F3107C" w:rsidDel="006815D5">
          <w:rPr>
            <w:rFonts w:ascii="Calibri" w:hAnsi="Calibri" w:cs="Calibri"/>
          </w:rPr>
          <w:delText xml:space="preserve"> (p</w:delText>
        </w:r>
        <w:r w:rsidR="00680163" w:rsidDel="006815D5">
          <w:rPr>
            <w:rFonts w:ascii="Calibri" w:hAnsi="Calibri" w:cs="Calibri"/>
          </w:rPr>
          <w:delText>=0.03</w:delText>
        </w:r>
        <w:r w:rsidR="00A84398" w:rsidRPr="00F3107C" w:rsidDel="006815D5">
          <w:rPr>
            <w:rFonts w:ascii="Calibri" w:hAnsi="Calibri" w:cs="Calibri"/>
          </w:rPr>
          <w:delText xml:space="preserve">) </w:delText>
        </w:r>
      </w:del>
      <w:r w:rsidR="00A84398" w:rsidRPr="00F3107C">
        <w:rPr>
          <w:rFonts w:ascii="Calibri" w:hAnsi="Calibri" w:cs="Calibri"/>
        </w:rPr>
        <w:t>(</w:t>
      </w:r>
      <w:r w:rsidR="00B60634" w:rsidRPr="00F3107C">
        <w:rPr>
          <w:rFonts w:ascii="Calibri" w:hAnsi="Calibri" w:cs="Calibri"/>
        </w:rPr>
        <w:fldChar w:fldCharType="begin"/>
      </w:r>
      <w:r w:rsidR="00B60634" w:rsidRPr="00F3107C">
        <w:rPr>
          <w:rFonts w:ascii="Calibri" w:hAnsi="Calibri" w:cs="Calibri"/>
        </w:rPr>
        <w:instrText xml:space="preserve"> REF _Ref234334081 \h </w:instrText>
      </w:r>
      <w:r w:rsidR="00F3107C" w:rsidRPr="00F3107C">
        <w:rPr>
          <w:rFonts w:ascii="Calibri" w:hAnsi="Calibri" w:cs="Calibri"/>
        </w:rPr>
        <w:instrText xml:space="preserve"> \* MERGEFORMAT </w:instrText>
      </w:r>
      <w:r w:rsidR="00B60634" w:rsidRPr="00F3107C">
        <w:rPr>
          <w:rFonts w:ascii="Calibri" w:hAnsi="Calibri" w:cs="Calibri"/>
        </w:rPr>
      </w:r>
      <w:r w:rsidR="00B60634" w:rsidRPr="00F3107C">
        <w:rPr>
          <w:rFonts w:ascii="Calibri" w:hAnsi="Calibri" w:cs="Calibri"/>
        </w:rPr>
        <w:fldChar w:fldCharType="separate"/>
      </w:r>
      <w:r w:rsidR="00B60634" w:rsidRPr="00F3107C">
        <w:rPr>
          <w:rFonts w:ascii="Calibri" w:hAnsi="Calibri" w:cs="Calibri"/>
          <w:b/>
          <w:bCs/>
        </w:rPr>
        <w:t xml:space="preserve">Figure </w:t>
      </w:r>
      <w:r w:rsidR="00B60634" w:rsidRPr="00F3107C">
        <w:rPr>
          <w:rFonts w:ascii="Calibri" w:hAnsi="Calibri" w:cs="Calibri"/>
          <w:b/>
          <w:bCs/>
          <w:noProof/>
        </w:rPr>
        <w:t>7</w:t>
      </w:r>
      <w:r w:rsidR="00B60634" w:rsidRPr="00F3107C">
        <w:rPr>
          <w:rFonts w:ascii="Calibri" w:hAnsi="Calibri" w:cs="Calibri"/>
        </w:rPr>
        <w:fldChar w:fldCharType="end"/>
      </w:r>
      <w:r w:rsidR="00B60634" w:rsidRPr="00F3107C">
        <w:rPr>
          <w:rFonts w:ascii="Calibri" w:hAnsi="Calibri" w:cs="Calibri"/>
        </w:rPr>
        <w:t>)</w:t>
      </w:r>
      <w:r w:rsidR="004D0DFC" w:rsidRPr="00F3107C">
        <w:rPr>
          <w:rFonts w:ascii="Calibri" w:hAnsi="Calibri" w:cs="Calibri"/>
        </w:rPr>
        <w:t xml:space="preserve">. </w:t>
      </w:r>
    </w:p>
    <w:p w14:paraId="4B2727C0" w14:textId="35B89F9B" w:rsidR="00D60AC0" w:rsidRPr="00680163" w:rsidRDefault="00680163" w:rsidP="00680163">
      <w:pPr>
        <w:rPr>
          <w:rFonts w:ascii="Calibri" w:hAnsi="Calibri" w:cs="Calibri"/>
        </w:rPr>
      </w:pPr>
      <w:r>
        <w:rPr>
          <w:rFonts w:ascii="Calibri" w:hAnsi="Calibri" w:cs="Calibri"/>
          <w:noProof/>
        </w:rPr>
        <w:drawing>
          <wp:inline distT="0" distB="0" distL="0" distR="0" wp14:anchorId="3ED22DAB" wp14:editId="68F6E00D">
            <wp:extent cx="5943600" cy="3566160"/>
            <wp:effectExtent l="0" t="0" r="0" b="2540"/>
            <wp:docPr id="65001879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8797" name="Image 6500187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DF3248" w14:textId="30B7C392" w:rsidR="0013065B" w:rsidRDefault="00D60AC0" w:rsidP="00D60AC0">
      <w:pPr>
        <w:pStyle w:val="Lgende"/>
        <w:jc w:val="center"/>
        <w:rPr>
          <w:rFonts w:ascii="Calibri" w:hAnsi="Calibri" w:cs="Calibri"/>
          <w:b/>
          <w:bCs/>
          <w:color w:val="000000" w:themeColor="text1"/>
          <w:sz w:val="24"/>
          <w:szCs w:val="24"/>
        </w:rPr>
      </w:pPr>
      <w:bookmarkStart w:id="288" w:name="_Ref234333046"/>
      <w:bookmarkStart w:id="289" w:name="_Ref236690511"/>
      <w:r w:rsidRPr="00D60AC0">
        <w:rPr>
          <w:rFonts w:ascii="Calibri" w:hAnsi="Calibri" w:cs="Calibri"/>
          <w:b/>
          <w:bCs/>
          <w:color w:val="000000" w:themeColor="text1"/>
          <w:sz w:val="24"/>
          <w:szCs w:val="24"/>
        </w:rPr>
        <w:t xml:space="preserve">Figure </w:t>
      </w:r>
      <w:r w:rsidRPr="00D60AC0">
        <w:rPr>
          <w:rFonts w:ascii="Calibri" w:hAnsi="Calibri" w:cs="Calibri"/>
          <w:b/>
          <w:bCs/>
          <w:color w:val="000000" w:themeColor="text1"/>
          <w:sz w:val="24"/>
          <w:szCs w:val="24"/>
        </w:rPr>
        <w:fldChar w:fldCharType="begin"/>
      </w:r>
      <w:r w:rsidRPr="00D60AC0">
        <w:rPr>
          <w:rFonts w:ascii="Calibri" w:hAnsi="Calibri" w:cs="Calibri"/>
          <w:b/>
          <w:bCs/>
          <w:color w:val="000000" w:themeColor="text1"/>
          <w:sz w:val="24"/>
          <w:szCs w:val="24"/>
        </w:rPr>
        <w:instrText xml:space="preserve"> SEQ Figure \* ARABIC </w:instrText>
      </w:r>
      <w:r w:rsidRPr="00D60AC0">
        <w:rPr>
          <w:rFonts w:ascii="Calibri" w:hAnsi="Calibri" w:cs="Calibri"/>
          <w:b/>
          <w:bCs/>
          <w:color w:val="000000" w:themeColor="text1"/>
          <w:sz w:val="24"/>
          <w:szCs w:val="24"/>
        </w:rPr>
        <w:fldChar w:fldCharType="separate"/>
      </w:r>
      <w:r w:rsidR="00B60634">
        <w:rPr>
          <w:rFonts w:ascii="Calibri" w:hAnsi="Calibri" w:cs="Calibri"/>
          <w:b/>
          <w:bCs/>
          <w:noProof/>
          <w:color w:val="000000" w:themeColor="text1"/>
          <w:sz w:val="24"/>
          <w:szCs w:val="24"/>
        </w:rPr>
        <w:t>6</w:t>
      </w:r>
      <w:r w:rsidRPr="00D60AC0">
        <w:rPr>
          <w:rFonts w:ascii="Calibri" w:hAnsi="Calibri" w:cs="Calibri"/>
          <w:b/>
          <w:bCs/>
          <w:color w:val="000000" w:themeColor="text1"/>
          <w:sz w:val="24"/>
          <w:szCs w:val="24"/>
        </w:rPr>
        <w:fldChar w:fldCharType="end"/>
      </w:r>
      <w:bookmarkEnd w:id="288"/>
      <w:r w:rsidRPr="00D60AC0">
        <w:rPr>
          <w:rFonts w:ascii="Calibri" w:hAnsi="Calibri" w:cs="Calibri"/>
          <w:b/>
          <w:bCs/>
          <w:color w:val="000000" w:themeColor="text1"/>
          <w:sz w:val="24"/>
          <w:szCs w:val="24"/>
        </w:rPr>
        <w:t>: Heatmap showing significant differences in bacterial families across treatment.</w:t>
      </w:r>
      <w:bookmarkEnd w:id="289"/>
      <w:r w:rsidRPr="00D60AC0">
        <w:rPr>
          <w:rFonts w:ascii="Calibri" w:hAnsi="Calibri" w:cs="Calibri"/>
          <w:b/>
          <w:bCs/>
          <w:color w:val="000000" w:themeColor="text1"/>
          <w:sz w:val="24"/>
          <w:szCs w:val="24"/>
        </w:rPr>
        <w:t xml:space="preserve"> </w:t>
      </w:r>
    </w:p>
    <w:p w14:paraId="72B47537" w14:textId="2D2EA725" w:rsidR="00AC57EB" w:rsidRPr="00AC57EB" w:rsidRDefault="00AC57EB" w:rsidP="00AC57EB">
      <w:pPr>
        <w:jc w:val="center"/>
      </w:pPr>
      <w:r>
        <w:t>Bacteria genera with similar enrichment patterns were clustered in the same module. Three modules can be observed: module A shows bacteria enriched in controls, coral, CCA-enriched treatments, module B shows bacteria enriched in algae-enriched treatments, module C shows microbes that do not have a treatment preference.</w:t>
      </w:r>
    </w:p>
    <w:p w14:paraId="6411994F" w14:textId="77777777" w:rsidR="00D60AC0" w:rsidRDefault="00D60AC0" w:rsidP="00D60AC0"/>
    <w:p w14:paraId="55A61DCB" w14:textId="2BED710E" w:rsidR="00D60AC0" w:rsidRDefault="00FB25FB" w:rsidP="00D60AC0">
      <w:r>
        <w:rPr>
          <w:noProof/>
        </w:rPr>
        <w:lastRenderedPageBreak/>
        <w:drawing>
          <wp:inline distT="0" distB="0" distL="0" distR="0" wp14:anchorId="4F16E2A1" wp14:editId="5E9AC036">
            <wp:extent cx="5943600" cy="3463925"/>
            <wp:effectExtent l="0" t="0" r="0" b="3175"/>
            <wp:docPr id="117467160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1606" name="Image 11746716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14:paraId="537BDDD4" w14:textId="461537E9" w:rsidR="00B60634" w:rsidRDefault="00B60634" w:rsidP="00B60634">
      <w:pPr>
        <w:keepNext/>
      </w:pPr>
    </w:p>
    <w:p w14:paraId="6D11751A" w14:textId="383136DB" w:rsidR="00D60AC0" w:rsidRDefault="00B60634" w:rsidP="00B60634">
      <w:pPr>
        <w:pStyle w:val="Lgende"/>
        <w:jc w:val="center"/>
        <w:rPr>
          <w:rFonts w:ascii="Calibri" w:hAnsi="Calibri" w:cs="Calibri"/>
          <w:b/>
          <w:bCs/>
          <w:sz w:val="24"/>
          <w:szCs w:val="24"/>
        </w:rPr>
      </w:pPr>
      <w:bookmarkStart w:id="290" w:name="_Ref234334081"/>
      <w:r w:rsidRPr="00B60634">
        <w:rPr>
          <w:rFonts w:ascii="Calibri" w:hAnsi="Calibri" w:cs="Calibri"/>
          <w:b/>
          <w:bCs/>
          <w:sz w:val="24"/>
          <w:szCs w:val="24"/>
        </w:rPr>
        <w:t xml:space="preserve">Figure </w:t>
      </w:r>
      <w:r w:rsidRPr="00B60634">
        <w:rPr>
          <w:rFonts w:ascii="Calibri" w:hAnsi="Calibri" w:cs="Calibri"/>
          <w:b/>
          <w:bCs/>
          <w:sz w:val="24"/>
          <w:szCs w:val="24"/>
        </w:rPr>
        <w:fldChar w:fldCharType="begin"/>
      </w:r>
      <w:r w:rsidRPr="00B60634">
        <w:rPr>
          <w:rFonts w:ascii="Calibri" w:hAnsi="Calibri" w:cs="Calibri"/>
          <w:b/>
          <w:bCs/>
          <w:sz w:val="24"/>
          <w:szCs w:val="24"/>
        </w:rPr>
        <w:instrText xml:space="preserve"> SEQ Figure \* ARABIC </w:instrText>
      </w:r>
      <w:r w:rsidRPr="00B60634">
        <w:rPr>
          <w:rFonts w:ascii="Calibri" w:hAnsi="Calibri" w:cs="Calibri"/>
          <w:b/>
          <w:bCs/>
          <w:sz w:val="24"/>
          <w:szCs w:val="24"/>
        </w:rPr>
        <w:fldChar w:fldCharType="separate"/>
      </w:r>
      <w:r>
        <w:rPr>
          <w:rFonts w:ascii="Calibri" w:hAnsi="Calibri" w:cs="Calibri"/>
          <w:b/>
          <w:bCs/>
          <w:noProof/>
          <w:sz w:val="24"/>
          <w:szCs w:val="24"/>
        </w:rPr>
        <w:t>7</w:t>
      </w:r>
      <w:r w:rsidRPr="00B60634">
        <w:rPr>
          <w:rFonts w:ascii="Calibri" w:hAnsi="Calibri" w:cs="Calibri"/>
          <w:b/>
          <w:bCs/>
          <w:sz w:val="24"/>
          <w:szCs w:val="24"/>
        </w:rPr>
        <w:fldChar w:fldCharType="end"/>
      </w:r>
      <w:bookmarkEnd w:id="290"/>
      <w:r w:rsidRPr="00B60634">
        <w:rPr>
          <w:rFonts w:ascii="Calibri" w:hAnsi="Calibri" w:cs="Calibri"/>
          <w:b/>
          <w:bCs/>
          <w:sz w:val="24"/>
          <w:szCs w:val="24"/>
        </w:rPr>
        <w:t>: Modules</w:t>
      </w:r>
    </w:p>
    <w:p w14:paraId="2CC22D95" w14:textId="20CBF319" w:rsidR="00AC57EB" w:rsidRPr="00AC57EB" w:rsidRDefault="00AC57EB" w:rsidP="00AC57EB">
      <w:pPr>
        <w:jc w:val="center"/>
      </w:pPr>
      <w:r>
        <w:t>The relative abundance of bacterial genera were agregated by module and by treatment. Relative abundance curves show depletion of module A microbes and an enrichement of module B microbes in algae-enriched treatments.</w:t>
      </w:r>
    </w:p>
    <w:p w14:paraId="1AA60038" w14:textId="1863D5A7" w:rsidR="00B60634" w:rsidRDefault="00B60634" w:rsidP="00D60AC0"/>
    <w:p w14:paraId="2691B175" w14:textId="5D0EAEA0" w:rsidR="0043448B" w:rsidRPr="003040B6" w:rsidRDefault="00B60634" w:rsidP="00D60AC0">
      <w:pPr>
        <w:rPr>
          <w:rFonts w:ascii="Calibri" w:hAnsi="Calibri" w:cs="Calibri"/>
        </w:rPr>
      </w:pPr>
      <w:r>
        <w:tab/>
      </w:r>
      <w:commentRangeStart w:id="291"/>
      <w:r w:rsidRPr="003040B6">
        <w:rPr>
          <w:rFonts w:ascii="Calibri" w:hAnsi="Calibri" w:cs="Calibri"/>
        </w:rPr>
        <w:t xml:space="preserve">The </w:t>
      </w:r>
      <w:commentRangeEnd w:id="291"/>
      <w:r w:rsidR="003040B6" w:rsidRPr="003040B6">
        <w:rPr>
          <w:rStyle w:val="Marquedecommentaire"/>
          <w:rFonts w:ascii="Calibri" w:hAnsi="Calibri" w:cs="Calibri"/>
          <w:sz w:val="24"/>
          <w:szCs w:val="24"/>
        </w:rPr>
        <w:commentReference w:id="291"/>
      </w:r>
      <w:r w:rsidRPr="003040B6">
        <w:rPr>
          <w:rFonts w:ascii="Calibri" w:hAnsi="Calibri" w:cs="Calibri"/>
        </w:rPr>
        <w:t>relative abundance of bacterial genera were relativized to the</w:t>
      </w:r>
      <w:r w:rsidR="00453D29" w:rsidRPr="003040B6">
        <w:rPr>
          <w:rFonts w:ascii="Calibri" w:hAnsi="Calibri" w:cs="Calibri"/>
        </w:rPr>
        <w:t xml:space="preserve"> average</w:t>
      </w:r>
      <w:r w:rsidRPr="003040B6">
        <w:rPr>
          <w:rFonts w:ascii="Calibri" w:hAnsi="Calibri" w:cs="Calibri"/>
        </w:rPr>
        <w:t xml:space="preserve"> inflow value at each time point to model enrichment and depletion patterns in each treatment</w:t>
      </w:r>
      <w:r w:rsidR="00453D29" w:rsidRPr="003040B6">
        <w:rPr>
          <w:rFonts w:ascii="Calibri" w:hAnsi="Calibri" w:cs="Calibri"/>
        </w:rPr>
        <w:t xml:space="preserve">. </w:t>
      </w:r>
      <w:r w:rsidR="00F3107C" w:rsidRPr="003040B6">
        <w:rPr>
          <w:rFonts w:ascii="Calibri" w:hAnsi="Calibri" w:cs="Calibri"/>
        </w:rPr>
        <w:t>2</w:t>
      </w:r>
      <w:r w:rsidR="00200FAC" w:rsidRPr="003040B6">
        <w:rPr>
          <w:rFonts w:ascii="Calibri" w:hAnsi="Calibri" w:cs="Calibri"/>
        </w:rPr>
        <w:t>3</w:t>
      </w:r>
      <w:r w:rsidR="00453D29" w:rsidRPr="003040B6">
        <w:rPr>
          <w:rFonts w:ascii="Calibri" w:hAnsi="Calibri" w:cs="Calibri"/>
        </w:rPr>
        <w:t xml:space="preserve"> bacterial genera showed significant ANOVA (p</w:t>
      </w:r>
      <w:r w:rsidR="00453D29" w:rsidRPr="003040B6">
        <w:rPr>
          <w:rFonts w:ascii="Calibri" w:hAnsi="Calibri" w:cs="Calibri"/>
          <w:vertAlign w:val="subscript"/>
        </w:rPr>
        <w:t>treatment</w:t>
      </w:r>
      <w:r w:rsidR="00453D29" w:rsidRPr="003040B6">
        <w:rPr>
          <w:rFonts w:ascii="Calibri" w:hAnsi="Calibri" w:cs="Calibri"/>
        </w:rPr>
        <w:t xml:space="preserve"> &lt;0.05). Among those </w:t>
      </w:r>
      <w:r w:rsidR="00F3107C" w:rsidRPr="003040B6">
        <w:rPr>
          <w:rFonts w:ascii="Calibri" w:hAnsi="Calibri" w:cs="Calibri"/>
        </w:rPr>
        <w:t>2</w:t>
      </w:r>
      <w:r w:rsidR="00200FAC" w:rsidRPr="003040B6">
        <w:rPr>
          <w:rFonts w:ascii="Calibri" w:hAnsi="Calibri" w:cs="Calibri"/>
        </w:rPr>
        <w:t>3</w:t>
      </w:r>
      <w:r w:rsidR="00453D29" w:rsidRPr="003040B6">
        <w:rPr>
          <w:rFonts w:ascii="Calibri" w:hAnsi="Calibri" w:cs="Calibri"/>
        </w:rPr>
        <w:t xml:space="preserve"> genera, </w:t>
      </w:r>
      <w:r w:rsidR="00680163" w:rsidRPr="003040B6">
        <w:rPr>
          <w:rFonts w:ascii="Calibri" w:hAnsi="Calibri" w:cs="Calibri"/>
        </w:rPr>
        <w:t>1</w:t>
      </w:r>
      <w:r w:rsidR="00200FAC" w:rsidRPr="003040B6">
        <w:rPr>
          <w:rFonts w:ascii="Calibri" w:hAnsi="Calibri" w:cs="Calibri"/>
        </w:rPr>
        <w:t>5</w:t>
      </w:r>
      <w:r w:rsidR="00453D29" w:rsidRPr="003040B6">
        <w:rPr>
          <w:rFonts w:ascii="Calibri" w:hAnsi="Calibri" w:cs="Calibri"/>
        </w:rPr>
        <w:t xml:space="preserve"> genera exhibited significant Dunett’s post-hoc contrasts between control and treatments</w:t>
      </w:r>
      <w:r w:rsidR="00680163" w:rsidRPr="003040B6">
        <w:rPr>
          <w:rFonts w:ascii="Calibri" w:hAnsi="Calibri" w:cs="Calibri"/>
        </w:rPr>
        <w:t xml:space="preserve">, specifically in algae-enriched treatments. </w:t>
      </w:r>
      <w:commentRangeStart w:id="292"/>
      <w:r w:rsidR="00680163" w:rsidRPr="003040B6">
        <w:rPr>
          <w:rFonts w:ascii="Calibri" w:hAnsi="Calibri" w:cs="Calibri"/>
        </w:rPr>
        <w:t xml:space="preserve">As a result, algae treatment were associated with the  significant enrichment of  </w:t>
      </w:r>
      <w:r w:rsidR="00200FAC" w:rsidRPr="003040B6">
        <w:rPr>
          <w:rFonts w:ascii="Calibri" w:hAnsi="Calibri" w:cs="Calibri"/>
        </w:rPr>
        <w:t>6</w:t>
      </w:r>
      <w:r w:rsidR="00680163" w:rsidRPr="003040B6">
        <w:rPr>
          <w:rFonts w:ascii="Calibri" w:hAnsi="Calibri" w:cs="Calibri"/>
        </w:rPr>
        <w:t xml:space="preserve"> genera and the depletion of </w:t>
      </w:r>
      <w:r w:rsidR="00200FAC" w:rsidRPr="003040B6">
        <w:rPr>
          <w:rFonts w:ascii="Calibri" w:hAnsi="Calibri" w:cs="Calibri"/>
        </w:rPr>
        <w:t>9</w:t>
      </w:r>
      <w:r w:rsidR="00680163" w:rsidRPr="003040B6">
        <w:rPr>
          <w:rFonts w:ascii="Calibri" w:hAnsi="Calibri" w:cs="Calibri"/>
        </w:rPr>
        <w:t xml:space="preserve"> genera</w:t>
      </w:r>
      <w:r w:rsidR="00F3107C" w:rsidRPr="003040B6">
        <w:rPr>
          <w:rFonts w:ascii="Calibri" w:hAnsi="Calibri" w:cs="Calibri"/>
        </w:rPr>
        <w:t xml:space="preserve"> </w:t>
      </w:r>
      <w:r w:rsidR="00453D29" w:rsidRPr="003040B6">
        <w:rPr>
          <w:rFonts w:ascii="Calibri" w:hAnsi="Calibri" w:cs="Calibri"/>
        </w:rPr>
        <w:t>(p&lt;0.05).</w:t>
      </w:r>
      <w:del w:id="293" w:author="Craig Nelson" w:date="2026-08-12T19:38:00Z" w16du:dateUtc="2026-08-13T05:38:00Z">
        <w:r w:rsidR="00453D29" w:rsidRPr="003040B6" w:rsidDel="006815D5">
          <w:rPr>
            <w:rFonts w:ascii="Calibri" w:hAnsi="Calibri" w:cs="Calibri"/>
          </w:rPr>
          <w:delText xml:space="preserve"> </w:delText>
        </w:r>
        <w:commentRangeEnd w:id="292"/>
        <w:r w:rsidR="006815D5" w:rsidRPr="003040B6" w:rsidDel="006815D5">
          <w:rPr>
            <w:rStyle w:val="Marquedecommentaire"/>
            <w:rFonts w:ascii="Calibri" w:hAnsi="Calibri" w:cs="Calibri"/>
            <w:color w:val="222222"/>
            <w:sz w:val="24"/>
            <w:szCs w:val="24"/>
            <w:shd w:val="clear" w:color="auto" w:fill="FFFFFF"/>
          </w:rPr>
          <w:commentReference w:id="292"/>
        </w:r>
        <w:r w:rsidR="00200FAC" w:rsidRPr="003040B6" w:rsidDel="006815D5">
          <w:rPr>
            <w:rFonts w:ascii="Calibri" w:hAnsi="Calibri" w:cs="Calibri"/>
            <w:color w:val="222222"/>
            <w:shd w:val="clear" w:color="auto" w:fill="FFFFFF"/>
          </w:rPr>
          <w:delText xml:space="preserve">Specifically, within </w:delText>
        </w:r>
        <w:r w:rsidR="00380F8C" w:rsidRPr="003040B6" w:rsidDel="006815D5">
          <w:rPr>
            <w:rFonts w:ascii="Calibri" w:hAnsi="Calibri" w:cs="Calibri"/>
            <w:color w:val="222222"/>
            <w:shd w:val="clear" w:color="auto" w:fill="FFFFFF"/>
          </w:rPr>
          <w:delText>Module A</w:delText>
        </w:r>
        <w:r w:rsidR="00200FAC" w:rsidRPr="003040B6" w:rsidDel="006815D5">
          <w:rPr>
            <w:rFonts w:ascii="Calibri" w:hAnsi="Calibri" w:cs="Calibri"/>
            <w:color w:val="222222"/>
            <w:shd w:val="clear" w:color="auto" w:fill="FFFFFF"/>
          </w:rPr>
          <w:delText>, the</w:delText>
        </w:r>
        <w:r w:rsidR="00380F8C" w:rsidRPr="003040B6" w:rsidDel="006815D5">
          <w:rPr>
            <w:rFonts w:ascii="Calibri" w:hAnsi="Calibri" w:cs="Calibri"/>
            <w:color w:val="222222"/>
            <w:shd w:val="clear" w:color="auto" w:fill="FFFFFF"/>
          </w:rPr>
          <w:delText xml:space="preserve"> </w:delText>
        </w:r>
        <w:r w:rsidR="00200FAC" w:rsidRPr="003040B6" w:rsidDel="006815D5">
          <w:rPr>
            <w:rFonts w:ascii="Calibri" w:hAnsi="Calibri" w:cs="Calibri"/>
            <w:color w:val="222222"/>
            <w:shd w:val="clear" w:color="auto" w:fill="FFFFFF"/>
          </w:rPr>
          <w:delText xml:space="preserve">most abundant taxa </w:delText>
        </w:r>
        <w:r w:rsidR="00380F8C" w:rsidRPr="003040B6" w:rsidDel="006815D5">
          <w:rPr>
            <w:rFonts w:ascii="Calibri" w:hAnsi="Calibri" w:cs="Calibri"/>
            <w:color w:val="222222"/>
            <w:shd w:val="clear" w:color="auto" w:fill="FFFFFF"/>
          </w:rPr>
          <w:delText xml:space="preserve">were </w:delText>
        </w:r>
        <w:r w:rsidR="00571577" w:rsidRPr="003040B6" w:rsidDel="006815D5">
          <w:rPr>
            <w:rFonts w:ascii="Calibri" w:hAnsi="Calibri" w:cs="Calibri"/>
            <w:i/>
            <w:iCs/>
            <w:color w:val="222222"/>
            <w:shd w:val="clear" w:color="auto" w:fill="FFFFFF"/>
          </w:rPr>
          <w:delText>Synechococcus</w:delText>
        </w:r>
        <w:r w:rsidR="00571577" w:rsidRPr="003040B6" w:rsidDel="006815D5">
          <w:rPr>
            <w:rFonts w:ascii="Calibri" w:hAnsi="Calibri" w:cs="Calibri"/>
            <w:color w:val="222222"/>
            <w:shd w:val="clear" w:color="auto" w:fill="FFFFFF"/>
          </w:rPr>
          <w:delText xml:space="preserve"> (mean 15.1%), </w:delText>
        </w:r>
        <w:r w:rsidR="00380F8C" w:rsidRPr="003040B6" w:rsidDel="006815D5">
          <w:rPr>
            <w:rFonts w:ascii="Calibri" w:hAnsi="Calibri" w:cs="Calibri"/>
            <w:color w:val="222222"/>
            <w:shd w:val="clear" w:color="auto" w:fill="FFFFFF"/>
          </w:rPr>
          <w:delText xml:space="preserve">SAR11 </w:delText>
        </w:r>
        <w:r w:rsidR="00227E96" w:rsidRPr="003040B6" w:rsidDel="006815D5">
          <w:rPr>
            <w:rFonts w:ascii="Calibri" w:hAnsi="Calibri" w:cs="Calibri"/>
            <w:color w:val="222222"/>
            <w:shd w:val="clear" w:color="auto" w:fill="FFFFFF"/>
          </w:rPr>
          <w:delText>C</w:delText>
        </w:r>
        <w:r w:rsidR="00380F8C" w:rsidRPr="003040B6" w:rsidDel="006815D5">
          <w:rPr>
            <w:rFonts w:ascii="Calibri" w:hAnsi="Calibri" w:cs="Calibri"/>
            <w:color w:val="222222"/>
            <w:shd w:val="clear" w:color="auto" w:fill="FFFFFF"/>
          </w:rPr>
          <w:delText xml:space="preserve">lade </w:delText>
        </w:r>
        <w:r w:rsidR="00227E96" w:rsidRPr="003040B6" w:rsidDel="006815D5">
          <w:rPr>
            <w:rFonts w:ascii="Calibri" w:hAnsi="Calibri" w:cs="Calibri"/>
            <w:color w:val="222222"/>
            <w:shd w:val="clear" w:color="auto" w:fill="FFFFFF"/>
          </w:rPr>
          <w:delText>I</w:delText>
        </w:r>
        <w:r w:rsidR="00380F8C" w:rsidRPr="003040B6" w:rsidDel="006815D5">
          <w:rPr>
            <w:rFonts w:ascii="Calibri" w:hAnsi="Calibri" w:cs="Calibri"/>
            <w:color w:val="222222"/>
            <w:shd w:val="clear" w:color="auto" w:fill="FFFFFF"/>
          </w:rPr>
          <w:delText xml:space="preserve">a (mean </w:delText>
        </w:r>
        <w:r w:rsidR="00571577" w:rsidRPr="003040B6" w:rsidDel="006815D5">
          <w:rPr>
            <w:rFonts w:ascii="Calibri" w:hAnsi="Calibri" w:cs="Calibri"/>
            <w:color w:val="222222"/>
            <w:shd w:val="clear" w:color="auto" w:fill="FFFFFF"/>
          </w:rPr>
          <w:delText>2.3</w:delText>
        </w:r>
        <w:r w:rsidR="00380F8C" w:rsidRPr="003040B6" w:rsidDel="006815D5">
          <w:rPr>
            <w:rFonts w:ascii="Calibri" w:hAnsi="Calibri" w:cs="Calibri"/>
            <w:color w:val="222222"/>
            <w:shd w:val="clear" w:color="auto" w:fill="FFFFFF"/>
          </w:rPr>
          <w:delText xml:space="preserve">%), SAR86 (mean </w:delText>
        </w:r>
        <w:r w:rsidR="00571577" w:rsidRPr="003040B6" w:rsidDel="006815D5">
          <w:rPr>
            <w:rFonts w:ascii="Calibri" w:hAnsi="Calibri" w:cs="Calibri"/>
            <w:color w:val="222222"/>
            <w:shd w:val="clear" w:color="auto" w:fill="FFFFFF"/>
          </w:rPr>
          <w:delText>2.2</w:delText>
        </w:r>
        <w:r w:rsidR="00380F8C" w:rsidRPr="003040B6" w:rsidDel="006815D5">
          <w:rPr>
            <w:rFonts w:ascii="Calibri" w:hAnsi="Calibri" w:cs="Calibri"/>
            <w:color w:val="222222"/>
            <w:shd w:val="clear" w:color="auto" w:fill="FFFFFF"/>
          </w:rPr>
          <w:delText xml:space="preserve">%) and </w:delText>
        </w:r>
        <w:r w:rsidR="00571577" w:rsidRPr="003040B6" w:rsidDel="006815D5">
          <w:rPr>
            <w:rFonts w:ascii="Calibri" w:hAnsi="Calibri" w:cs="Calibri"/>
            <w:color w:val="222222"/>
            <w:shd w:val="clear" w:color="auto" w:fill="FFFFFF"/>
          </w:rPr>
          <w:delText>Procholorococcus</w:delText>
        </w:r>
        <w:r w:rsidR="00380F8C" w:rsidRPr="003040B6" w:rsidDel="006815D5">
          <w:rPr>
            <w:rFonts w:ascii="Calibri" w:hAnsi="Calibri" w:cs="Calibri"/>
            <w:color w:val="222222"/>
            <w:shd w:val="clear" w:color="auto" w:fill="FFFFFF"/>
          </w:rPr>
          <w:delText xml:space="preserve"> (mean </w:delText>
        </w:r>
        <w:r w:rsidR="00571577" w:rsidRPr="003040B6" w:rsidDel="006815D5">
          <w:rPr>
            <w:rFonts w:ascii="Calibri" w:hAnsi="Calibri" w:cs="Calibri"/>
            <w:color w:val="222222"/>
            <w:shd w:val="clear" w:color="auto" w:fill="FFFFFF"/>
          </w:rPr>
          <w:delText>2.2</w:delText>
        </w:r>
        <w:r w:rsidR="00380F8C" w:rsidRPr="003040B6" w:rsidDel="006815D5">
          <w:rPr>
            <w:rFonts w:ascii="Calibri" w:hAnsi="Calibri" w:cs="Calibri"/>
            <w:color w:val="222222"/>
            <w:shd w:val="clear" w:color="auto" w:fill="FFFFFF"/>
          </w:rPr>
          <w:delText>%)</w:delText>
        </w:r>
      </w:del>
      <w:r w:rsidR="00380F8C" w:rsidRPr="003040B6">
        <w:rPr>
          <w:rFonts w:ascii="Calibri" w:hAnsi="Calibri" w:cs="Calibri"/>
          <w:color w:val="222222"/>
          <w:shd w:val="clear" w:color="auto" w:fill="FFFFFF"/>
        </w:rPr>
        <w:t xml:space="preserve">. </w:t>
      </w:r>
      <w:commentRangeStart w:id="294"/>
      <w:r w:rsidR="00380F8C" w:rsidRPr="003040B6">
        <w:rPr>
          <w:rFonts w:ascii="Calibri" w:hAnsi="Calibri" w:cs="Calibri"/>
          <w:color w:val="222222"/>
          <w:shd w:val="clear" w:color="auto" w:fill="FFFFFF"/>
        </w:rPr>
        <w:t xml:space="preserve">Of the </w:t>
      </w:r>
      <w:r w:rsidR="00571577" w:rsidRPr="003040B6">
        <w:rPr>
          <w:rFonts w:ascii="Calibri" w:hAnsi="Calibri" w:cs="Calibri"/>
          <w:color w:val="222222"/>
          <w:shd w:val="clear" w:color="auto" w:fill="FFFFFF"/>
        </w:rPr>
        <w:t>22</w:t>
      </w:r>
      <w:r w:rsidR="00380F8C" w:rsidRPr="003040B6">
        <w:rPr>
          <w:rFonts w:ascii="Calibri" w:hAnsi="Calibri" w:cs="Calibri"/>
          <w:color w:val="222222"/>
          <w:shd w:val="clear" w:color="auto" w:fill="FFFFFF"/>
        </w:rPr>
        <w:t xml:space="preserve"> prevalent genera </w:t>
      </w:r>
      <w:del w:id="295" w:author="Craig Nelson" w:date="2026-08-12T19:38:00Z" w16du:dateUtc="2026-08-13T05:38:00Z">
        <w:r w:rsidR="00380F8C" w:rsidRPr="003040B6" w:rsidDel="006815D5">
          <w:rPr>
            <w:rFonts w:ascii="Calibri" w:hAnsi="Calibri" w:cs="Calibri"/>
            <w:color w:val="222222"/>
            <w:shd w:val="clear" w:color="auto" w:fill="FFFFFF"/>
          </w:rPr>
          <w:delText>shown in</w:delText>
        </w:r>
      </w:del>
      <w:ins w:id="296" w:author="Craig Nelson" w:date="2026-08-12T19:38:00Z" w16du:dateUtc="2026-08-13T05:38:00Z">
        <w:r w:rsidR="006815D5">
          <w:rPr>
            <w:rFonts w:ascii="Calibri" w:hAnsi="Calibri" w:cs="Calibri"/>
            <w:color w:val="222222"/>
            <w:shd w:val="clear" w:color="auto" w:fill="FFFFFF"/>
            <w:lang w:val="en-US"/>
          </w:rPr>
          <w:t>assigned to</w:t>
        </w:r>
      </w:ins>
      <w:r w:rsidR="00380F8C" w:rsidRPr="003040B6">
        <w:rPr>
          <w:rFonts w:ascii="Calibri" w:hAnsi="Calibri" w:cs="Calibri"/>
          <w:color w:val="222222"/>
          <w:shd w:val="clear" w:color="auto" w:fill="FFFFFF"/>
        </w:rPr>
        <w:t xml:space="preserve"> </w:t>
      </w:r>
      <w:ins w:id="297" w:author="Craig Nelson" w:date="2026-08-12T19:38:00Z" w16du:dateUtc="2026-08-13T05:38:00Z">
        <w:r w:rsidR="006815D5">
          <w:rPr>
            <w:rFonts w:ascii="Calibri" w:hAnsi="Calibri" w:cs="Calibri"/>
            <w:color w:val="222222"/>
            <w:shd w:val="clear" w:color="auto" w:fill="FFFFFF"/>
            <w:lang w:val="en-US"/>
          </w:rPr>
          <w:t>M</w:t>
        </w:r>
      </w:ins>
      <w:del w:id="298" w:author="Craig Nelson" w:date="2026-08-12T19:38:00Z" w16du:dateUtc="2026-08-13T05:38:00Z">
        <w:r w:rsidR="00380F8C" w:rsidRPr="003040B6" w:rsidDel="006815D5">
          <w:rPr>
            <w:rFonts w:ascii="Calibri" w:hAnsi="Calibri" w:cs="Calibri"/>
            <w:color w:val="222222"/>
            <w:shd w:val="clear" w:color="auto" w:fill="FFFFFF"/>
          </w:rPr>
          <w:delText>m</w:delText>
        </w:r>
      </w:del>
      <w:r w:rsidR="00380F8C" w:rsidRPr="003040B6">
        <w:rPr>
          <w:rFonts w:ascii="Calibri" w:hAnsi="Calibri" w:cs="Calibri"/>
          <w:color w:val="222222"/>
          <w:shd w:val="clear" w:color="auto" w:fill="FFFFFF"/>
        </w:rPr>
        <w:t xml:space="preserve">odule A, </w:t>
      </w:r>
      <w:r w:rsidR="00571577" w:rsidRPr="003040B6">
        <w:rPr>
          <w:rFonts w:ascii="Calibri" w:hAnsi="Calibri" w:cs="Calibri"/>
          <w:color w:val="222222"/>
          <w:shd w:val="clear" w:color="auto" w:fill="FFFFFF"/>
        </w:rPr>
        <w:t xml:space="preserve">six </w:t>
      </w:r>
      <w:r w:rsidR="00380F8C" w:rsidRPr="003040B6">
        <w:rPr>
          <w:rFonts w:ascii="Calibri" w:hAnsi="Calibri" w:cs="Calibri"/>
          <w:color w:val="222222"/>
          <w:shd w:val="clear" w:color="auto" w:fill="FFFFFF"/>
        </w:rPr>
        <w:t xml:space="preserve">were significantly depleted in the </w:t>
      </w:r>
      <w:r w:rsidR="00571577" w:rsidRPr="003040B6">
        <w:rPr>
          <w:rFonts w:ascii="Calibri" w:hAnsi="Calibri" w:cs="Calibri"/>
          <w:color w:val="222222"/>
          <w:shd w:val="clear" w:color="auto" w:fill="FFFFFF"/>
        </w:rPr>
        <w:t>a</w:t>
      </w:r>
      <w:r w:rsidR="00380F8C" w:rsidRPr="003040B6">
        <w:rPr>
          <w:rFonts w:ascii="Calibri" w:hAnsi="Calibri" w:cs="Calibri"/>
          <w:color w:val="222222"/>
          <w:shd w:val="clear" w:color="auto" w:fill="FFFFFF"/>
        </w:rPr>
        <w:t>lgae</w:t>
      </w:r>
      <w:r w:rsidR="00571577" w:rsidRPr="003040B6">
        <w:rPr>
          <w:rFonts w:ascii="Calibri" w:hAnsi="Calibri" w:cs="Calibri"/>
          <w:color w:val="222222"/>
          <w:shd w:val="clear" w:color="auto" w:fill="FFFFFF"/>
        </w:rPr>
        <w:t>-treatment</w:t>
      </w:r>
      <w:r w:rsidR="00380F8C" w:rsidRPr="003040B6">
        <w:rPr>
          <w:rFonts w:ascii="Calibri" w:hAnsi="Calibri" w:cs="Calibri"/>
          <w:color w:val="222222"/>
          <w:shd w:val="clear" w:color="auto" w:fill="FFFFFF"/>
        </w:rPr>
        <w:t xml:space="preserve"> relative to the control (Supplementary</w:t>
      </w:r>
      <w:r w:rsidR="003040B6" w:rsidRPr="003040B6">
        <w:rPr>
          <w:rFonts w:ascii="Calibri" w:hAnsi="Calibri" w:cs="Calibri"/>
          <w:color w:val="222222"/>
          <w:shd w:val="clear" w:color="auto" w:fill="FFFFFF"/>
        </w:rPr>
        <w:t xml:space="preserve"> </w:t>
      </w:r>
      <w:r w:rsidR="003040B6" w:rsidRPr="003040B6">
        <w:rPr>
          <w:rFonts w:ascii="Calibri" w:hAnsi="Calibri" w:cs="Calibri"/>
          <w:color w:val="222222"/>
          <w:shd w:val="clear" w:color="auto" w:fill="FFFFFF"/>
        </w:rPr>
        <w:fldChar w:fldCharType="begin"/>
      </w:r>
      <w:r w:rsidR="003040B6" w:rsidRPr="003040B6">
        <w:rPr>
          <w:rFonts w:ascii="Calibri" w:hAnsi="Calibri" w:cs="Calibri"/>
          <w:color w:val="222222"/>
          <w:shd w:val="clear" w:color="auto" w:fill="FFFFFF"/>
        </w:rPr>
        <w:instrText xml:space="preserve"> REF _Ref236691132 \h </w:instrText>
      </w:r>
      <w:r w:rsidR="003040B6">
        <w:rPr>
          <w:rFonts w:ascii="Calibri" w:hAnsi="Calibri" w:cs="Calibri"/>
          <w:color w:val="222222"/>
          <w:shd w:val="clear" w:color="auto" w:fill="FFFFFF"/>
        </w:rPr>
        <w:instrText xml:space="preserve"> \* MERGEFORMAT </w:instrText>
      </w:r>
      <w:r w:rsidR="003040B6" w:rsidRPr="003040B6">
        <w:rPr>
          <w:rFonts w:ascii="Calibri" w:hAnsi="Calibri" w:cs="Calibri"/>
          <w:color w:val="222222"/>
          <w:shd w:val="clear" w:color="auto" w:fill="FFFFFF"/>
        </w:rPr>
      </w:r>
      <w:r w:rsidR="003040B6" w:rsidRPr="003040B6">
        <w:rPr>
          <w:rFonts w:ascii="Calibri" w:hAnsi="Calibri" w:cs="Calibri"/>
          <w:color w:val="222222"/>
          <w:shd w:val="clear" w:color="auto" w:fill="FFFFFF"/>
        </w:rPr>
        <w:fldChar w:fldCharType="separate"/>
      </w:r>
      <w:r w:rsidR="003040B6" w:rsidRPr="003040B6">
        <w:rPr>
          <w:rFonts w:ascii="Calibri" w:hAnsi="Calibri" w:cs="Calibri"/>
        </w:rPr>
        <w:t xml:space="preserve">Table </w:t>
      </w:r>
      <w:r w:rsidR="003040B6" w:rsidRPr="003040B6">
        <w:rPr>
          <w:rFonts w:ascii="Calibri" w:hAnsi="Calibri" w:cs="Calibri"/>
          <w:noProof/>
        </w:rPr>
        <w:t>7</w:t>
      </w:r>
      <w:r w:rsidR="003040B6" w:rsidRPr="003040B6">
        <w:rPr>
          <w:rFonts w:ascii="Calibri" w:hAnsi="Calibri" w:cs="Calibri"/>
          <w:color w:val="222222"/>
          <w:shd w:val="clear" w:color="auto" w:fill="FFFFFF"/>
        </w:rPr>
        <w:fldChar w:fldCharType="end"/>
      </w:r>
      <w:r w:rsidR="00380F8C" w:rsidRPr="003040B6">
        <w:rPr>
          <w:rFonts w:ascii="Calibri" w:hAnsi="Calibri" w:cs="Calibri"/>
          <w:color w:val="222222"/>
          <w:shd w:val="clear" w:color="auto" w:fill="FFFFFF"/>
        </w:rPr>
        <w:t xml:space="preserve">). </w:t>
      </w:r>
      <w:r w:rsidR="000A157B" w:rsidRPr="003040B6">
        <w:rPr>
          <w:rFonts w:ascii="Calibri" w:hAnsi="Calibri" w:cs="Calibri"/>
          <w:color w:val="222222"/>
          <w:shd w:val="clear" w:color="auto" w:fill="FFFFFF"/>
        </w:rPr>
        <w:t xml:space="preserve">These key taxa have experienced a decrease from the controls by the end of the 24h sampling:  </w:t>
      </w:r>
      <w:r w:rsidR="00380F8C" w:rsidRPr="003040B6">
        <w:rPr>
          <w:rFonts w:ascii="Calibri" w:hAnsi="Calibri" w:cs="Calibri"/>
          <w:color w:val="222222"/>
          <w:shd w:val="clear" w:color="auto" w:fill="FFFFFF"/>
        </w:rPr>
        <w:t>SAR116</w:t>
      </w:r>
      <w:r w:rsidR="000A157B" w:rsidRPr="003040B6">
        <w:rPr>
          <w:rFonts w:ascii="Calibri" w:hAnsi="Calibri" w:cs="Calibri"/>
          <w:color w:val="222222"/>
          <w:shd w:val="clear" w:color="auto" w:fill="FFFFFF"/>
        </w:rPr>
        <w:t xml:space="preserve"> (-1.9%)</w:t>
      </w:r>
      <w:r w:rsidR="00380F8C" w:rsidRPr="003040B6">
        <w:rPr>
          <w:rFonts w:ascii="Calibri" w:hAnsi="Calibri" w:cs="Calibri"/>
          <w:color w:val="222222"/>
          <w:shd w:val="clear" w:color="auto" w:fill="FFFFFF"/>
        </w:rPr>
        <w:t>,</w:t>
      </w:r>
      <w:r w:rsidR="005E4574" w:rsidRPr="003040B6">
        <w:rPr>
          <w:rFonts w:ascii="Calibri" w:hAnsi="Calibri" w:cs="Calibri"/>
          <w:color w:val="222222"/>
          <w:shd w:val="clear" w:color="auto" w:fill="FFFFFF"/>
        </w:rPr>
        <w:t xml:space="preserve"> SAR406</w:t>
      </w:r>
      <w:r w:rsidR="000A157B" w:rsidRPr="003040B6">
        <w:rPr>
          <w:rFonts w:ascii="Calibri" w:hAnsi="Calibri" w:cs="Calibri"/>
          <w:color w:val="222222"/>
          <w:shd w:val="clear" w:color="auto" w:fill="FFFFFF"/>
        </w:rPr>
        <w:t xml:space="preserve"> (-0.57%)</w:t>
      </w:r>
      <w:r w:rsidR="005E4574" w:rsidRPr="003040B6">
        <w:rPr>
          <w:rFonts w:ascii="Calibri" w:hAnsi="Calibri" w:cs="Calibri"/>
          <w:color w:val="222222"/>
          <w:shd w:val="clear" w:color="auto" w:fill="FFFFFF"/>
        </w:rPr>
        <w:t>, OM182</w:t>
      </w:r>
      <w:r w:rsidR="000A157B" w:rsidRPr="003040B6">
        <w:rPr>
          <w:rFonts w:ascii="Calibri" w:hAnsi="Calibri" w:cs="Calibri"/>
          <w:color w:val="222222"/>
          <w:shd w:val="clear" w:color="auto" w:fill="FFFFFF"/>
        </w:rPr>
        <w:t xml:space="preserve"> (-0.34%)</w:t>
      </w:r>
      <w:r w:rsidR="005E4574" w:rsidRPr="003040B6">
        <w:rPr>
          <w:rFonts w:ascii="Calibri" w:hAnsi="Calibri" w:cs="Calibri"/>
          <w:color w:val="222222"/>
          <w:shd w:val="clear" w:color="auto" w:fill="FFFFFF"/>
        </w:rPr>
        <w:t>, OM60</w:t>
      </w:r>
      <w:r w:rsidR="000A157B" w:rsidRPr="003040B6">
        <w:rPr>
          <w:rFonts w:ascii="Calibri" w:hAnsi="Calibri" w:cs="Calibri"/>
          <w:color w:val="222222"/>
          <w:shd w:val="clear" w:color="auto" w:fill="FFFFFF"/>
        </w:rPr>
        <w:t xml:space="preserve"> (-1.4%)</w:t>
      </w:r>
      <w:r w:rsidR="005E4574" w:rsidRPr="003040B6">
        <w:rPr>
          <w:rFonts w:ascii="Calibri" w:hAnsi="Calibri" w:cs="Calibri"/>
          <w:color w:val="222222"/>
          <w:shd w:val="clear" w:color="auto" w:fill="FFFFFF"/>
        </w:rPr>
        <w:t xml:space="preserve">, </w:t>
      </w:r>
      <w:r w:rsidR="005E4574" w:rsidRPr="003040B6">
        <w:rPr>
          <w:rFonts w:ascii="Calibri" w:hAnsi="Calibri" w:cs="Calibri"/>
          <w:i/>
          <w:iCs/>
          <w:color w:val="222222"/>
          <w:shd w:val="clear" w:color="auto" w:fill="FFFFFF"/>
        </w:rPr>
        <w:t>Prochlorococcus</w:t>
      </w:r>
      <w:r w:rsidR="00380F8C" w:rsidRPr="003040B6">
        <w:rPr>
          <w:rFonts w:ascii="Calibri" w:hAnsi="Calibri" w:cs="Calibri"/>
          <w:color w:val="222222"/>
          <w:shd w:val="clear" w:color="auto" w:fill="FFFFFF"/>
        </w:rPr>
        <w:t xml:space="preserve"> </w:t>
      </w:r>
      <w:r w:rsidR="000A157B" w:rsidRPr="003040B6">
        <w:rPr>
          <w:rFonts w:ascii="Calibri" w:hAnsi="Calibri" w:cs="Calibri"/>
          <w:color w:val="222222"/>
          <w:shd w:val="clear" w:color="auto" w:fill="FFFFFF"/>
        </w:rPr>
        <w:t xml:space="preserve">(-1.9%), </w:t>
      </w:r>
      <w:r w:rsidR="00380F8C" w:rsidRPr="003040B6">
        <w:rPr>
          <w:rFonts w:ascii="Calibri" w:hAnsi="Calibri" w:cs="Calibri"/>
          <w:color w:val="222222"/>
          <w:shd w:val="clear" w:color="auto" w:fill="FFFFFF"/>
        </w:rPr>
        <w:t xml:space="preserve">and </w:t>
      </w:r>
      <w:r w:rsidR="0028661D" w:rsidRPr="003040B6">
        <w:rPr>
          <w:rFonts w:ascii="Calibri" w:hAnsi="Calibri" w:cs="Calibri"/>
          <w:color w:val="222222"/>
          <w:shd w:val="clear" w:color="auto" w:fill="FFFFFF"/>
        </w:rPr>
        <w:t>Marine Group II genus</w:t>
      </w:r>
      <w:r w:rsidR="000A157B" w:rsidRPr="003040B6">
        <w:rPr>
          <w:rFonts w:ascii="Calibri" w:hAnsi="Calibri" w:cs="Calibri"/>
          <w:color w:val="222222"/>
          <w:shd w:val="clear" w:color="auto" w:fill="FFFFFF"/>
        </w:rPr>
        <w:t xml:space="preserve"> (-4.5%) </w:t>
      </w:r>
      <w:commentRangeEnd w:id="294"/>
      <w:r w:rsidR="00554A34" w:rsidRPr="003040B6">
        <w:rPr>
          <w:rStyle w:val="Marquedecommentaire"/>
          <w:rFonts w:ascii="Calibri" w:hAnsi="Calibri" w:cs="Calibri"/>
          <w:color w:val="222222"/>
          <w:sz w:val="24"/>
          <w:szCs w:val="24"/>
          <w:shd w:val="clear" w:color="auto" w:fill="FFFFFF"/>
        </w:rPr>
        <w:commentReference w:id="294"/>
      </w:r>
      <w:r w:rsidR="00380F8C" w:rsidRPr="003040B6">
        <w:rPr>
          <w:rFonts w:ascii="Calibri" w:hAnsi="Calibri" w:cs="Calibri"/>
          <w:color w:val="222222"/>
          <w:shd w:val="clear" w:color="auto" w:fill="FFFFFF"/>
        </w:rPr>
        <w:t>(</w:t>
      </w:r>
      <w:r w:rsidR="000A157B" w:rsidRPr="003040B6">
        <w:rPr>
          <w:rFonts w:ascii="Calibri" w:hAnsi="Calibri" w:cs="Calibri"/>
          <w:color w:val="222222"/>
          <w:shd w:val="clear" w:color="auto" w:fill="FFFFFF"/>
        </w:rPr>
        <w:fldChar w:fldCharType="begin"/>
      </w:r>
      <w:r w:rsidR="000A157B" w:rsidRPr="003040B6">
        <w:rPr>
          <w:rFonts w:ascii="Calibri" w:hAnsi="Calibri" w:cs="Calibri"/>
          <w:color w:val="222222"/>
          <w:shd w:val="clear" w:color="auto" w:fill="FFFFFF"/>
        </w:rPr>
        <w:instrText xml:space="preserve"> REF _Ref234333046 \h </w:instrText>
      </w:r>
      <w:r w:rsidR="003040B6">
        <w:rPr>
          <w:rFonts w:ascii="Calibri" w:hAnsi="Calibri" w:cs="Calibri"/>
          <w:color w:val="222222"/>
          <w:shd w:val="clear" w:color="auto" w:fill="FFFFFF"/>
        </w:rPr>
        <w:instrText xml:space="preserve"> \* MERGEFORMAT </w:instrText>
      </w:r>
      <w:r w:rsidR="000A157B" w:rsidRPr="003040B6">
        <w:rPr>
          <w:rFonts w:ascii="Calibri" w:hAnsi="Calibri" w:cs="Calibri"/>
          <w:color w:val="222222"/>
          <w:shd w:val="clear" w:color="auto" w:fill="FFFFFF"/>
        </w:rPr>
      </w:r>
      <w:r w:rsidR="000A157B" w:rsidRPr="003040B6">
        <w:rPr>
          <w:rFonts w:ascii="Calibri" w:hAnsi="Calibri" w:cs="Calibri"/>
          <w:color w:val="222222"/>
          <w:shd w:val="clear" w:color="auto" w:fill="FFFFFF"/>
        </w:rPr>
        <w:fldChar w:fldCharType="separate"/>
      </w:r>
      <w:r w:rsidR="000A157B" w:rsidRPr="003040B6">
        <w:rPr>
          <w:rFonts w:ascii="Calibri" w:hAnsi="Calibri" w:cs="Calibri"/>
          <w:b/>
          <w:bCs/>
          <w:color w:val="000000" w:themeColor="text1"/>
        </w:rPr>
        <w:t xml:space="preserve">Figure </w:t>
      </w:r>
      <w:r w:rsidR="000A157B" w:rsidRPr="003040B6">
        <w:rPr>
          <w:rFonts w:ascii="Calibri" w:hAnsi="Calibri" w:cs="Calibri"/>
          <w:b/>
          <w:bCs/>
          <w:noProof/>
          <w:color w:val="000000" w:themeColor="text1"/>
        </w:rPr>
        <w:t>6</w:t>
      </w:r>
      <w:r w:rsidR="000A157B" w:rsidRPr="003040B6">
        <w:rPr>
          <w:rFonts w:ascii="Calibri" w:hAnsi="Calibri" w:cs="Calibri"/>
          <w:color w:val="222222"/>
          <w:shd w:val="clear" w:color="auto" w:fill="FFFFFF"/>
        </w:rPr>
        <w:fldChar w:fldCharType="end"/>
      </w:r>
      <w:r w:rsidR="00380F8C" w:rsidRPr="003040B6">
        <w:rPr>
          <w:rFonts w:ascii="Calibri" w:hAnsi="Calibri" w:cs="Calibri"/>
          <w:color w:val="222222"/>
          <w:shd w:val="clear" w:color="auto" w:fill="FFFFFF"/>
        </w:rPr>
        <w:t>)</w:t>
      </w:r>
      <w:r w:rsidR="000A157B" w:rsidRPr="003040B6">
        <w:rPr>
          <w:rFonts w:ascii="Calibri" w:hAnsi="Calibri" w:cs="Calibri"/>
          <w:color w:val="222222"/>
          <w:shd w:val="clear" w:color="auto" w:fill="FFFFFF"/>
        </w:rPr>
        <w:t>.</w:t>
      </w:r>
      <w:r w:rsidR="00200FAC" w:rsidRPr="003040B6">
        <w:rPr>
          <w:rFonts w:ascii="Calibri" w:hAnsi="Calibri" w:cs="Calibri"/>
          <w:color w:val="222222"/>
          <w:shd w:val="clear" w:color="auto" w:fill="FFFFFF"/>
        </w:rPr>
        <w:t xml:space="preserve"> </w:t>
      </w:r>
      <w:r w:rsidR="00200FAC" w:rsidRPr="003040B6">
        <w:rPr>
          <w:rFonts w:ascii="Calibri" w:hAnsi="Calibri" w:cs="Calibri"/>
        </w:rPr>
        <w:t>Collectively, the results suggest that bacterial community structure diverges from the controls when benthic communities are enriched in macroalgae.</w:t>
      </w:r>
    </w:p>
    <w:p w14:paraId="4DF88248" w14:textId="77777777" w:rsidR="0043448B" w:rsidRDefault="0043448B" w:rsidP="00D60AC0"/>
    <w:p w14:paraId="2394AB7E" w14:textId="77777777" w:rsidR="0043448B" w:rsidRDefault="0043448B" w:rsidP="00D60AC0"/>
    <w:p w14:paraId="5B063F93" w14:textId="77777777" w:rsidR="0043448B" w:rsidRDefault="0043448B" w:rsidP="00D60AC0"/>
    <w:p w14:paraId="3D526500" w14:textId="77777777" w:rsidR="0043448B" w:rsidRDefault="0043448B" w:rsidP="00D60AC0"/>
    <w:p w14:paraId="2CF12489" w14:textId="77777777" w:rsidR="0043448B" w:rsidRDefault="0043448B" w:rsidP="00D60AC0"/>
    <w:p w14:paraId="176B7528" w14:textId="77777777" w:rsidR="0043448B" w:rsidRDefault="0043448B" w:rsidP="00D60AC0"/>
    <w:p w14:paraId="3DD804CF" w14:textId="77777777" w:rsidR="0043448B" w:rsidRDefault="0043448B" w:rsidP="00D60AC0"/>
    <w:p w14:paraId="022EBDBE" w14:textId="77777777" w:rsidR="0043448B" w:rsidRPr="00D60AC0" w:rsidRDefault="0043448B" w:rsidP="00D60AC0"/>
    <w:p w14:paraId="3AB10439" w14:textId="346CD7AD" w:rsidR="0043448B" w:rsidRPr="00F0557B" w:rsidRDefault="00FF7632" w:rsidP="00FF7632">
      <w:pPr>
        <w:rPr>
          <w:rFonts w:ascii="Calibri" w:hAnsi="Calibri" w:cs="Calibri"/>
          <w:color w:val="000000" w:themeColor="text1"/>
        </w:rPr>
      </w:pPr>
      <w:r w:rsidRPr="00F0557B">
        <w:rPr>
          <w:rFonts w:ascii="Calibri" w:hAnsi="Calibri" w:cs="Calibri"/>
          <w:color w:val="000000" w:themeColor="text1"/>
        </w:rPr>
        <w:br w:type="page"/>
      </w:r>
    </w:p>
    <w:p w14:paraId="7CC24840" w14:textId="68DE691B" w:rsidR="00136BF9" w:rsidRPr="00136BF9" w:rsidRDefault="0013065B" w:rsidP="00136BF9">
      <w:pPr>
        <w:pStyle w:val="Titre1"/>
        <w:spacing w:line="360" w:lineRule="auto"/>
        <w:rPr>
          <w:rFonts w:ascii="Calibri" w:hAnsi="Calibri" w:cs="Calibri"/>
          <w:b/>
          <w:bCs/>
          <w:color w:val="000000" w:themeColor="text1"/>
        </w:rPr>
      </w:pPr>
      <w:bookmarkStart w:id="299" w:name="_Toc232771529"/>
      <w:bookmarkStart w:id="300" w:name="_Toc234162431"/>
      <w:commentRangeStart w:id="301"/>
      <w:r w:rsidRPr="00F0557B">
        <w:rPr>
          <w:rFonts w:ascii="Calibri" w:hAnsi="Calibri" w:cs="Calibri"/>
          <w:b/>
          <w:bCs/>
          <w:color w:val="000000" w:themeColor="text1"/>
        </w:rPr>
        <w:lastRenderedPageBreak/>
        <w:t>Discussion</w:t>
      </w:r>
      <w:bookmarkEnd w:id="299"/>
      <w:bookmarkEnd w:id="300"/>
      <w:commentRangeEnd w:id="301"/>
      <w:r w:rsidR="00F6278E" w:rsidRPr="00136BF9">
        <w:rPr>
          <w:rStyle w:val="Marquedecommentaire"/>
          <w:rFonts w:ascii="Calibri" w:hAnsi="Calibri" w:cs="Calibri"/>
          <w:b/>
          <w:bCs/>
          <w:color w:val="000000" w:themeColor="text1"/>
          <w:sz w:val="40"/>
          <w:szCs w:val="40"/>
        </w:rPr>
        <w:commentReference w:id="301"/>
      </w:r>
    </w:p>
    <w:p w14:paraId="7607CA5D" w14:textId="1D4E250E" w:rsidR="00136BF9" w:rsidRPr="00136BF9" w:rsidRDefault="00136BF9" w:rsidP="00136BF9">
      <w:pPr>
        <w:spacing w:line="360" w:lineRule="auto"/>
        <w:ind w:firstLine="360"/>
        <w:rPr>
          <w:rFonts w:ascii="Calibri" w:hAnsi="Calibri" w:cs="Calibri"/>
        </w:rPr>
      </w:pPr>
      <w:r w:rsidRPr="00136BF9">
        <w:rPr>
          <w:rFonts w:ascii="Calibri" w:hAnsi="Calibri" w:cs="Calibri"/>
        </w:rPr>
        <w:t xml:space="preserve">Coral-algal phase shifts associated with coral reef degradation have been hypothesized to induce microbialization in coastal </w:t>
      </w:r>
      <w:r>
        <w:rPr>
          <w:rFonts w:ascii="Calibri" w:hAnsi="Calibri" w:cs="Calibri"/>
        </w:rPr>
        <w:t xml:space="preserve">tropical </w:t>
      </w:r>
      <w:r w:rsidRPr="00136BF9">
        <w:rPr>
          <w:rFonts w:ascii="Calibri" w:hAnsi="Calibri" w:cs="Calibri"/>
        </w:rPr>
        <w:t>ecosystems. In this study, we aimed to characterize the coupled inorganic and organic chemical transformations between benthic communities and the water column, as well as microbial community structure in response to biogeochemical stimuli</w:t>
      </w:r>
      <w:ins w:id="302" w:author="Craig Nelson" w:date="2026-08-12T19:51:00Z" w16du:dateUtc="2026-08-13T05:51:00Z">
        <w:r w:rsidR="00610666">
          <w:rPr>
            <w:rFonts w:ascii="Calibri" w:hAnsi="Calibri" w:cs="Calibri"/>
            <w:lang w:val="en-US"/>
          </w:rPr>
          <w:t>,</w:t>
        </w:r>
      </w:ins>
      <w:r w:rsidRPr="00136BF9">
        <w:rPr>
          <w:rFonts w:ascii="Calibri" w:hAnsi="Calibri" w:cs="Calibri"/>
        </w:rPr>
        <w:t xml:space="preserve"> from </w:t>
      </w:r>
      <w:del w:id="303" w:author="Craig Nelson" w:date="2026-08-12T19:43:00Z" w16du:dateUtc="2026-08-13T05:43:00Z">
        <w:r w:rsidRPr="00136BF9" w:rsidDel="00BF6E3B">
          <w:rPr>
            <w:rFonts w:ascii="Calibri" w:hAnsi="Calibri" w:cs="Calibri"/>
          </w:rPr>
          <w:delText>benthic exuduations</w:delText>
        </w:r>
      </w:del>
      <w:ins w:id="304" w:author="Craig Nelson" w:date="2026-08-12T19:43:00Z" w16du:dateUtc="2026-08-13T05:43:00Z">
        <w:r w:rsidR="00BF6E3B">
          <w:rPr>
            <w:rFonts w:ascii="Calibri" w:hAnsi="Calibri" w:cs="Calibri"/>
            <w:lang w:val="en-US"/>
          </w:rPr>
          <w:t>realistic benthic assemblages from a system undergoing phase shifts</w:t>
        </w:r>
      </w:ins>
      <w:r w:rsidRPr="00136BF9">
        <w:rPr>
          <w:rFonts w:ascii="Calibri" w:hAnsi="Calibri" w:cs="Calibri"/>
        </w:rPr>
        <w:t xml:space="preserve">. Mixed benthic communities were associated with divergent nutrient consumption, exudate composition and microbial abundance. Additionally, algal enrichment strongly influenced the composition of bacterial community structure in our experiments. </w:t>
      </w:r>
    </w:p>
    <w:p w14:paraId="62E54522" w14:textId="7BF1BAD3" w:rsidR="0013065B" w:rsidRPr="00F0557B" w:rsidRDefault="0013065B" w:rsidP="00934F70">
      <w:pPr>
        <w:pStyle w:val="Titre2"/>
        <w:spacing w:line="360" w:lineRule="auto"/>
        <w:rPr>
          <w:rFonts w:ascii="Calibri" w:hAnsi="Calibri" w:cs="Calibri"/>
          <w:b/>
          <w:bCs/>
          <w:color w:val="000000" w:themeColor="text1"/>
          <w:sz w:val="24"/>
          <w:szCs w:val="24"/>
        </w:rPr>
      </w:pPr>
      <w:bookmarkStart w:id="305" w:name="_Toc232771530"/>
      <w:bookmarkStart w:id="306" w:name="_Toc234162432"/>
      <w:commentRangeStart w:id="307"/>
      <w:r w:rsidRPr="00F0557B">
        <w:rPr>
          <w:rFonts w:ascii="Calibri" w:hAnsi="Calibri" w:cs="Calibri"/>
          <w:b/>
          <w:bCs/>
          <w:color w:val="000000" w:themeColor="text1"/>
          <w:sz w:val="24"/>
          <w:szCs w:val="24"/>
        </w:rPr>
        <w:t>Benthic Community Composition Drives Treatment-Associated Patterns of Organic Exudation and Bacterial Community Structure</w:t>
      </w:r>
      <w:bookmarkEnd w:id="305"/>
      <w:bookmarkEnd w:id="306"/>
    </w:p>
    <w:p w14:paraId="01BB067B" w14:textId="0368C47D" w:rsidR="0013065B" w:rsidRPr="00F0557B" w:rsidRDefault="00C12BAF" w:rsidP="00FA3C7C">
      <w:pPr>
        <w:spacing w:line="360" w:lineRule="auto"/>
        <w:ind w:firstLine="360"/>
        <w:rPr>
          <w:rFonts w:ascii="Calibri" w:hAnsi="Calibri" w:cs="Calibri"/>
          <w:color w:val="000000" w:themeColor="text1"/>
        </w:rPr>
      </w:pPr>
      <w:r>
        <w:rPr>
          <w:rFonts w:ascii="Calibri" w:hAnsi="Calibri" w:cs="Calibri"/>
          <w:color w:val="000000" w:themeColor="text1"/>
        </w:rPr>
        <w:t>When comparing the biogeochemical measur</w:t>
      </w:r>
      <w:ins w:id="308" w:author="Keanu Rochette" w:date="2026-08-13T15:13:00Z" w16du:dateUtc="2026-08-14T01:13:00Z">
        <w:r w:rsidR="007B3F19">
          <w:rPr>
            <w:rFonts w:ascii="Calibri" w:hAnsi="Calibri" w:cs="Calibri"/>
            <w:color w:val="000000" w:themeColor="text1"/>
          </w:rPr>
          <w:t>e</w:t>
        </w:r>
      </w:ins>
      <w:r>
        <w:rPr>
          <w:rFonts w:ascii="Calibri" w:hAnsi="Calibri" w:cs="Calibri"/>
          <w:color w:val="000000" w:themeColor="text1"/>
        </w:rPr>
        <w:t xml:space="preserve">ments, </w:t>
      </w:r>
      <w:r w:rsidRPr="00F0557B">
        <w:rPr>
          <w:rFonts w:ascii="Calibri" w:hAnsi="Calibri" w:cs="Calibri"/>
          <w:color w:val="000000" w:themeColor="text1"/>
        </w:rPr>
        <w:t>organic exudation or bacterial abundance</w:t>
      </w:r>
      <w:r>
        <w:rPr>
          <w:rFonts w:ascii="Calibri" w:hAnsi="Calibri" w:cs="Calibri"/>
          <w:color w:val="000000" w:themeColor="text1"/>
        </w:rPr>
        <w:t xml:space="preserve"> did not show large variations over a 24h diel cycle. fDOM indexes, specifically Coble C and HIX, as well as the humic ratio of M:C, have been particularly responsive to the treatment effects without varying significant over time. Similarly, abundance of heterotrophic bacteria and </w:t>
      </w:r>
      <w:r w:rsidRPr="00C12BAF">
        <w:rPr>
          <w:rFonts w:ascii="Calibri" w:hAnsi="Calibri" w:cs="Calibri"/>
          <w:i/>
          <w:iCs/>
          <w:color w:val="000000" w:themeColor="text1"/>
        </w:rPr>
        <w:t>Synechococcus</w:t>
      </w:r>
      <w:r>
        <w:rPr>
          <w:rFonts w:ascii="Calibri" w:hAnsi="Calibri" w:cs="Calibri"/>
          <w:color w:val="000000" w:themeColor="text1"/>
        </w:rPr>
        <w:t xml:space="preserve"> was primarily driven by benthic assemblages rather than sampling time. In comparison, n</w:t>
      </w:r>
      <w:r w:rsidRPr="00F0557B">
        <w:rPr>
          <w:rFonts w:ascii="Calibri" w:hAnsi="Calibri" w:cs="Calibri"/>
          <w:color w:val="000000" w:themeColor="text1"/>
        </w:rPr>
        <w:t>utrient concentrations</w:t>
      </w:r>
      <w:r>
        <w:rPr>
          <w:rFonts w:ascii="Calibri" w:hAnsi="Calibri" w:cs="Calibri"/>
          <w:color w:val="000000" w:themeColor="text1"/>
        </w:rPr>
        <w:t xml:space="preserve"> experienced greater variations over a 24h diel cycle</w:t>
      </w:r>
      <w:r w:rsidRPr="00F0557B">
        <w:rPr>
          <w:rFonts w:ascii="Calibri" w:hAnsi="Calibri" w:cs="Calibri"/>
          <w:color w:val="000000" w:themeColor="text1"/>
        </w:rPr>
        <w:t xml:space="preserve">. </w:t>
      </w:r>
      <w:r w:rsidR="0013065B" w:rsidRPr="00F0557B">
        <w:rPr>
          <w:rFonts w:ascii="Calibri" w:hAnsi="Calibri" w:cs="Calibri"/>
          <w:color w:val="000000" w:themeColor="text1"/>
        </w:rPr>
        <w:t xml:space="preserve">Orthophosphate, nitrate, ammonia, and silica exhibited significant diel variations between 12:00 and 06:00 </w:t>
      </w:r>
      <w:r>
        <w:rPr>
          <w:rFonts w:ascii="Calibri" w:hAnsi="Calibri" w:cs="Calibri"/>
          <w:color w:val="000000" w:themeColor="text1"/>
        </w:rPr>
        <w:t>which can be attributed to</w:t>
      </w:r>
      <w:r w:rsidR="0013065B" w:rsidRPr="00F0557B">
        <w:rPr>
          <w:rFonts w:ascii="Calibri" w:hAnsi="Calibri" w:cs="Calibri"/>
          <w:color w:val="000000" w:themeColor="text1"/>
        </w:rPr>
        <w:t xml:space="preserve"> </w:t>
      </w:r>
      <w:r>
        <w:rPr>
          <w:rFonts w:ascii="Calibri" w:hAnsi="Calibri" w:cs="Calibri"/>
          <w:color w:val="000000" w:themeColor="text1"/>
        </w:rPr>
        <w:t xml:space="preserve">alternating </w:t>
      </w:r>
      <w:r w:rsidR="0013065B" w:rsidRPr="00F0557B">
        <w:rPr>
          <w:rFonts w:ascii="Calibri" w:hAnsi="Calibri" w:cs="Calibri"/>
          <w:color w:val="000000" w:themeColor="text1"/>
        </w:rPr>
        <w:t>photosynthetic activity during daylight and respiration at night.</w:t>
      </w:r>
      <w:r>
        <w:rPr>
          <w:rFonts w:ascii="Calibri" w:hAnsi="Calibri" w:cs="Calibri"/>
          <w:color w:val="000000" w:themeColor="text1"/>
        </w:rPr>
        <w:t xml:space="preserve"> As such, o</w:t>
      </w:r>
      <w:r w:rsidRPr="00F0557B">
        <w:rPr>
          <w:rFonts w:ascii="Calibri" w:hAnsi="Calibri" w:cs="Calibri"/>
          <w:color w:val="000000" w:themeColor="text1"/>
        </w:rPr>
        <w:t>bserved patterns in organic exudations and bacteria abundance can be primarily attributable to changes in benthic community composition rather than diel dynamics.</w:t>
      </w:r>
      <w:r>
        <w:rPr>
          <w:rFonts w:ascii="Calibri" w:hAnsi="Calibri" w:cs="Calibri"/>
          <w:color w:val="000000" w:themeColor="text1"/>
        </w:rPr>
        <w:t xml:space="preserve"> </w:t>
      </w:r>
      <w:commentRangeEnd w:id="307"/>
      <w:r w:rsidR="00610666" w:rsidRPr="00F0557B">
        <w:rPr>
          <w:rStyle w:val="Marquedecommentaire"/>
          <w:rFonts w:ascii="Calibri" w:hAnsi="Calibri" w:cs="Calibri"/>
          <w:color w:val="000000" w:themeColor="text1"/>
          <w:sz w:val="24"/>
          <w:szCs w:val="24"/>
        </w:rPr>
        <w:commentReference w:id="307"/>
      </w:r>
    </w:p>
    <w:p w14:paraId="7EF45F5E" w14:textId="7BCF28E0" w:rsidR="0013065B" w:rsidRPr="00F0557B" w:rsidRDefault="0013065B" w:rsidP="00934F70">
      <w:pPr>
        <w:pStyle w:val="Titre2"/>
        <w:spacing w:line="360" w:lineRule="auto"/>
        <w:rPr>
          <w:rFonts w:ascii="Calibri" w:hAnsi="Calibri" w:cs="Calibri"/>
          <w:b/>
          <w:bCs/>
          <w:color w:val="000000" w:themeColor="text1"/>
          <w:sz w:val="24"/>
          <w:szCs w:val="24"/>
        </w:rPr>
      </w:pPr>
      <w:bookmarkStart w:id="309" w:name="_Toc232771531"/>
      <w:bookmarkStart w:id="310" w:name="_Toc234162433"/>
      <w:r w:rsidRPr="00F0557B">
        <w:rPr>
          <w:rFonts w:ascii="Calibri" w:hAnsi="Calibri" w:cs="Calibri"/>
          <w:b/>
          <w:bCs/>
          <w:color w:val="000000" w:themeColor="text1"/>
          <w:sz w:val="24"/>
          <w:szCs w:val="24"/>
        </w:rPr>
        <w:t>Organic Exudation and Composition are Driven by Benthic Community Assemblages</w:t>
      </w:r>
      <w:bookmarkEnd w:id="309"/>
      <w:bookmarkEnd w:id="310"/>
    </w:p>
    <w:p w14:paraId="7042D0DF" w14:textId="2C2A6922" w:rsidR="0013065B" w:rsidRPr="00895EF6" w:rsidRDefault="0013065B" w:rsidP="00FA3C7C">
      <w:pPr>
        <w:spacing w:line="360" w:lineRule="auto"/>
        <w:ind w:firstLine="360"/>
        <w:rPr>
          <w:rFonts w:ascii="Calibri" w:hAnsi="Calibri" w:cs="Calibri"/>
          <w:color w:val="000000" w:themeColor="text1"/>
          <w:lang w:val="en-US"/>
          <w:rPrChange w:id="311" w:author="Craig Nelson" w:date="2026-08-12T20:06:00Z" w16du:dateUtc="2026-08-13T06:06:00Z">
            <w:rPr>
              <w:rFonts w:ascii="Calibri" w:hAnsi="Calibri" w:cs="Calibri"/>
              <w:color w:val="000000" w:themeColor="text1"/>
            </w:rPr>
          </w:rPrChange>
        </w:rPr>
      </w:pPr>
      <w:r w:rsidRPr="00F0557B">
        <w:rPr>
          <w:rFonts w:ascii="Calibri" w:hAnsi="Calibri" w:cs="Calibri"/>
          <w:color w:val="000000" w:themeColor="text1"/>
        </w:rPr>
        <w:t xml:space="preserve">Results from our experiment </w:t>
      </w:r>
      <w:del w:id="312" w:author="Craig Nelson" w:date="2026-08-12T19:59:00Z" w16du:dateUtc="2026-08-13T05:59:00Z">
        <w:r w:rsidRPr="00F0557B" w:rsidDel="00610666">
          <w:rPr>
            <w:rFonts w:ascii="Calibri" w:hAnsi="Calibri" w:cs="Calibri"/>
            <w:color w:val="000000" w:themeColor="text1"/>
          </w:rPr>
          <w:delText>have demonstrated</w:delText>
        </w:r>
      </w:del>
      <w:ins w:id="313" w:author="Craig Nelson" w:date="2026-08-12T19:59:00Z" w16du:dateUtc="2026-08-13T05:59:00Z">
        <w:r w:rsidR="00610666">
          <w:rPr>
            <w:rFonts w:ascii="Calibri" w:hAnsi="Calibri" w:cs="Calibri"/>
            <w:color w:val="000000" w:themeColor="text1"/>
            <w:lang w:val="en-US"/>
          </w:rPr>
          <w:t>indicate</w:t>
        </w:r>
      </w:ins>
      <w:r w:rsidRPr="00F0557B">
        <w:rPr>
          <w:rFonts w:ascii="Calibri" w:hAnsi="Calibri" w:cs="Calibri"/>
          <w:color w:val="000000" w:themeColor="text1"/>
        </w:rPr>
        <w:t xml:space="preserve"> that different mixed benthic communities do not significantly affect bulk DOC exudation but are rather linked to the exudation of compositionally distinct organic molecules, which </w:t>
      </w:r>
      <w:r w:rsidR="003275B7">
        <w:rPr>
          <w:rFonts w:ascii="Calibri" w:hAnsi="Calibri" w:cs="Calibri"/>
          <w:color w:val="000000" w:themeColor="text1"/>
        </w:rPr>
        <w:t>did not show diel variation</w:t>
      </w:r>
      <w:r w:rsidRPr="00F0557B">
        <w:rPr>
          <w:rFonts w:ascii="Calibri" w:hAnsi="Calibri" w:cs="Calibri"/>
          <w:color w:val="000000" w:themeColor="text1"/>
        </w:rPr>
        <w:t xml:space="preserve">. Algae-enriched assemblages </w:t>
      </w:r>
      <w:r w:rsidRPr="00F0557B">
        <w:rPr>
          <w:rFonts w:ascii="Calibri" w:hAnsi="Calibri" w:cs="Calibri"/>
          <w:color w:val="000000" w:themeColor="text1"/>
        </w:rPr>
        <w:lastRenderedPageBreak/>
        <w:t xml:space="preserve">exhibited a preferential exudation of humic-like compounds which is consistent with organismal exudation results reported by </w:t>
      </w:r>
      <w:r w:rsidR="00514E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{"citationID":"SkQPZlGV","properties":{"unsorted":false,"formattedCitation":"(Quinlan et al., 2018)","plainCitation":"(Quinlan et al., 2018)","dontUpdate":true,"noteIndex":0},"citationItems":[{"id":5101,"uris":["http://zotero.org/users/9067719/items/YSEJTN8A"],"itemData":{"id":5101,"type":"article-journal","abstract":"Abstract\n            Dissolved organic matter (DOM) composition influences microbial community metabolism and benthic primary producers are a source of DOM i</w:instrText>
      </w:r>
      <w:r w:rsidR="00D20A7D">
        <w:rPr>
          <w:rFonts w:ascii="Calibri" w:hAnsi="Calibri" w:cs="Calibri" w:hint="eastAsia"/>
          <w:color w:val="000000" w:themeColor="text1"/>
        </w:rPr>
        <w:instrText>n coral reefs. As reef benthic communities change, in part due to nutrient pollution, understanding impacts on reef microbial processes requires knowledge of DOM sources and composition. We conducted a multi</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week mesocosm experiment dosing four coral reef</w:instrText>
      </w:r>
      <w:r w:rsidR="00D20A7D">
        <w:rPr>
          <w:rFonts w:ascii="Calibri" w:hAnsi="Calibri" w:cs="Calibri"/>
          <w:color w:val="000000" w:themeColor="text1"/>
        </w:rPr>
        <w:instrText xml:space="preserve"> benthic constituents with three levels of nitrate and phosphate to contrast exudate composition and quantify the effects of nutrient enrichment on exudate release. Moderate nutrient enrichment enhanced bulk dissolved organic carbon exudation by all produ</w:instrText>
      </w:r>
      <w:r w:rsidR="00D20A7D">
        <w:rPr>
          <w:rFonts w:ascii="Calibri" w:hAnsi="Calibri" w:cs="Calibri" w:hint="eastAsia"/>
          <w:color w:val="000000" w:themeColor="text1"/>
        </w:rPr>
        <w:instrText>cers. Corals exuded rapidly accumulating DOM with a markedly high concentration of aromatic amino acid</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DOM components that clearly distinguishes them from algal exudates, which were dominated by humic</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like fluorescent components and did n</w:instrText>
      </w:r>
      <w:r w:rsidR="00D20A7D">
        <w:rPr>
          <w:rFonts w:ascii="Calibri" w:hAnsi="Calibri" w:cs="Calibri"/>
          <w:color w:val="000000" w:themeColor="text1"/>
        </w:rPr>
        <w:instrText xml:space="preserve">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514EB7">
        <w:rPr>
          <w:rFonts w:ascii="Calibri" w:hAnsi="Calibri" w:cs="Calibri"/>
          <w:color w:val="000000" w:themeColor="text1"/>
        </w:rPr>
        <w:fldChar w:fldCharType="separate"/>
      </w:r>
      <w:r w:rsidR="00514EB7">
        <w:rPr>
          <w:rFonts w:ascii="Calibri" w:hAnsi="Calibri" w:cs="Calibri"/>
          <w:noProof/>
          <w:color w:val="000000" w:themeColor="text1"/>
        </w:rPr>
        <w:t>Quinlan et al.</w:t>
      </w:r>
      <w:r w:rsidR="00A71D9A">
        <w:rPr>
          <w:rFonts w:ascii="Calibri" w:hAnsi="Calibri" w:cs="Calibri"/>
          <w:noProof/>
          <w:color w:val="000000" w:themeColor="text1"/>
        </w:rPr>
        <w:t xml:space="preserve"> (</w:t>
      </w:r>
      <w:r w:rsidR="00514EB7">
        <w:rPr>
          <w:rFonts w:ascii="Calibri" w:hAnsi="Calibri" w:cs="Calibri"/>
          <w:noProof/>
          <w:color w:val="000000" w:themeColor="text1"/>
        </w:rPr>
        <w:t>2018)</w:t>
      </w:r>
      <w:r w:rsidR="00514EB7">
        <w:rPr>
          <w:rFonts w:ascii="Calibri" w:hAnsi="Calibri" w:cs="Calibri"/>
          <w:color w:val="000000" w:themeColor="text1"/>
        </w:rPr>
        <w:fldChar w:fldCharType="end"/>
      </w:r>
      <w:r w:rsidR="00514EB7">
        <w:rPr>
          <w:rFonts w:ascii="Calibri" w:hAnsi="Calibri" w:cs="Calibri"/>
          <w:color w:val="000000" w:themeColor="text1"/>
        </w:rPr>
        <w:t xml:space="preserve"> </w:t>
      </w:r>
      <w:r w:rsidRPr="00F0557B">
        <w:rPr>
          <w:rFonts w:ascii="Calibri" w:hAnsi="Calibri" w:cs="Calibri"/>
          <w:color w:val="000000" w:themeColor="text1"/>
        </w:rPr>
        <w:t>and</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{"citationID":"Yo6BtCS3","properties":{"unsorted":false,"formattedCitation":"(Wegley Kelly et al., 2021)","plainCitation":"(Wegley Kelly et al., 2021)","dontUpdate":true,"noteIndex":0},"citationItems":[{"id":3654,"uris":["http://zotero.org/users/9067719/items/958G83HI"],"itemData":{"id":3654,"type":"article-journal","abstract":"The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A71D9A">
        <w:rPr>
          <w:rFonts w:ascii="Calibri" w:hAnsi="Calibri" w:cs="Calibri"/>
          <w:color w:val="000000" w:themeColor="text1"/>
        </w:rPr>
        <w:fldChar w:fldCharType="separate"/>
      </w:r>
      <w:r w:rsidR="00A71D9A">
        <w:rPr>
          <w:rFonts w:ascii="Calibri" w:hAnsi="Calibri" w:cs="Calibri"/>
          <w:noProof/>
          <w:color w:val="000000" w:themeColor="text1"/>
        </w:rPr>
        <w:t>Wegley Kelly et al. (2021)</w:t>
      </w:r>
      <w:r w:rsidR="00A71D9A">
        <w:rPr>
          <w:rFonts w:ascii="Calibri" w:hAnsi="Calibri" w:cs="Calibri"/>
          <w:color w:val="000000" w:themeColor="text1"/>
        </w:rPr>
        <w:fldChar w:fldCharType="end"/>
      </w:r>
      <w:r w:rsidRPr="00F0557B">
        <w:rPr>
          <w:rFonts w:ascii="Calibri" w:hAnsi="Calibri" w:cs="Calibri"/>
          <w:color w:val="000000" w:themeColor="text1"/>
        </w:rPr>
        <w:t>. Unlike those previous studies we did not observe an enrichment in proteinaceous fDOM in coral-associated treatments, suggesting that the mixed assemblages used here dampened that signal through rapid recycling of proteinaceous compounds. Although our results align with current literature, the scope of our methodologies lacks the resolution that targeted and untargeted mass spectrometry provide in analyzing exudated organic compounds</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{"citationID":"a26l4j07tnt","properties":{"unsorted":false,"formattedCitation":"(Quinlan et al., 2025; Weber et al., 2022; Wegley Kelly et al., 2021)","plainCitation":"(Quinlan et al., 2025; Weber et al., 2022;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w:instrText>
      </w:r>
      <w:r w:rsidR="00D20A7D">
        <w:rPr>
          <w:rFonts w:ascii="Calibri" w:hAnsi="Calibri" w:cs="Calibri" w:hint="eastAsia"/>
          <w:color w:val="000000" w:themeColor="text1"/>
        </w:rPr>
        <w:instrText>er","given":"Irina"},{"family":"Petras","given":"Daniel"},{"family":"Nothias","given":"Louis</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Felix"},{"family":"Comstock","given":"Jacqueline"},{"family":"White","given":"Brandie M."},{"family":"Aluwihare","given":"Lihini I."},{"family":"Bailey","given":"</w:instrText>
      </w:r>
      <w:r w:rsidR="00D20A7D">
        <w:rPr>
          <w:rFonts w:ascii="Calibri" w:hAnsi="Calibri" w:cs="Calibri"/>
          <w:color w:val="000000" w:themeColor="text1"/>
        </w:rPr>
        <w:instrText xml:space="preserve">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A71D9A">
        <w:rPr>
          <w:rFonts w:ascii="Calibri" w:hAnsi="Calibri" w:cs="Calibri"/>
          <w:color w:val="000000" w:themeColor="text1"/>
        </w:rPr>
        <w:fldChar w:fldCharType="separate"/>
      </w:r>
      <w:r w:rsidR="00D20A7D" w:rsidRPr="00D20A7D">
        <w:rPr>
          <w:rFonts w:ascii="Calibri" w:hAnsi="Calibri" w:cs="Calibri"/>
          <w:color w:val="000000"/>
          <w:kern w:val="0"/>
          <w:lang w:val="fr-FR"/>
        </w:rPr>
        <w:t>(Quinlan et al., 2025; Weber et al., 2022; Wegley Kelly et al., 2021)</w:t>
      </w:r>
      <w:r w:rsidR="00A71D9A">
        <w:rPr>
          <w:rFonts w:ascii="Calibri" w:hAnsi="Calibri" w:cs="Calibri"/>
          <w:color w:val="000000" w:themeColor="text1"/>
        </w:rPr>
        <w:fldChar w:fldCharType="end"/>
      </w:r>
      <w:r w:rsidRPr="00F0557B">
        <w:rPr>
          <w:rFonts w:ascii="Calibri" w:hAnsi="Calibri" w:cs="Calibri"/>
          <w:color w:val="000000" w:themeColor="text1"/>
        </w:rPr>
        <w:t>. Metabolomic surveys can provide invaluable insight on the interactions between benthic components such as allelopathy and chemical competition, especially during coral-algae competitive interaction, with implication on coral microbiome alteration, tissue degradation, and coral mortality</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{"citationID":"a1ilnitmk1v","properties":{"unsorted":false,"formattedCitation":"(Barott et al., 2012; Morrow et al., 2012; Rasher &amp; Hay, 2010; Smith et al., 2006)","plainCitation":"(Barott et al., 2012; Morrow et al., 2012; Rasher &amp; Hay, 2010; Smith et al., 2006)","noteIndex":0},"citationItems":[{"id":6087,"uris":["http://zotero.org/users/9067719/items/SCBJTZSK"],"itemData":{"id":6087,"type":"article-journal","abstract":"Competition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J."}],"editor":[{"family":"Shah","given":"Vishal"}],"issued":{"date-parts":[["2012",9,13]]}}},{"id":6180,"uris":["http://zotero.org/users/9067719/items/I5YBLKHI"],"itemData":{"id":6180,"type":"article-journal","abstract":"Coral reefs are in dramatic global decline, with seaweeds commonly replacing corals. It is unclear, however, whether seaweeds harm corals directly or colonize opportunistically following their decline and then suppress coral recruitment. In the Caribbean and tropical Pacific, we show that, when protected from herbivores, ~40 to 70% of common seaweeds cause bleaching and death of coral tissue when in direct contact. For seaweeds that harmed coral tissues, their lipid-soluble extracts also produced rapid bleaching. Coral bleaching and mortality was limited to areas of direct contact with seaweeds or their extracts. These patterns suggest that allelopathic seaweed-coral interactions can be important on reefs lacking herbivore control of seaweeds, and that these interactions involve lipid-soluble metabolites transferred via direct contact. Seaweeds were rapidly consumed when placed on a Pacific reef protected from fishing but were left intact or consumed at slower rates on an adjacent fished reef, indicating that herbivory will suppress seaweeds and lower frequency of allelopathic damage to corals if reefs retain intact food webs. With continued removal of herbivores from coral reefs, seaweeds are becoming more common. This occurrence will lead to increasing frequency of seaweed-coral contacts, increasing allelopathic suppression of remaining corals, and continuing decline of reef corals.","citation-key":"rasherChemicallyRichSeaweeds2010","container-title":"Proceedings of the National Academy of Sciences","DOI":"10.1073/pnas.0912095107","ISSN":"0027-8424, 1091-6490","issue":"21","journalAbbreviation":"Proc. Natl. Acad. Sci. U.S.A.","language":"en","page":"9683-9688","source":"DOI.org (Crossref)","title":"Chemically rich seaweeds poison corals when not controlled by herbivores","volume":"107","author":[{"family":"Rasher","given":"Douglas B."},{"family":"Hay","given":"Mark E."}],"issued":{"date-parts":[["2010",5,25]]}}},{"id":6094,"uris":["http://zotero.org/users/9067719/items/QA7KD33X"],"itemData":{"id":6094,"type":"article-journal","abstract":"Declines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A71D9A">
        <w:rPr>
          <w:rFonts w:ascii="Calibri" w:hAnsi="Calibri" w:cs="Calibri"/>
          <w:color w:val="000000" w:themeColor="text1"/>
        </w:rPr>
        <w:fldChar w:fldCharType="separate"/>
      </w:r>
      <w:r w:rsidR="00D20A7D" w:rsidRPr="00D20A7D">
        <w:rPr>
          <w:rFonts w:ascii="Calibri" w:hAnsi="Calibri" w:cs="Calibri"/>
          <w:color w:val="000000"/>
          <w:kern w:val="0"/>
          <w:lang w:val="en-US"/>
        </w:rPr>
        <w:t>(Barott et al., 2012; Morrow et al., 2012; Rasher &amp; Hay, 2010; Smith et al., 2006)</w:t>
      </w:r>
      <w:r w:rsidR="00A71D9A">
        <w:rPr>
          <w:rFonts w:ascii="Calibri" w:hAnsi="Calibri" w:cs="Calibri"/>
          <w:color w:val="000000" w:themeColor="text1"/>
        </w:rPr>
        <w:fldChar w:fldCharType="end"/>
      </w:r>
      <w:r w:rsidRPr="00F0557B">
        <w:rPr>
          <w:rFonts w:ascii="Calibri" w:hAnsi="Calibri" w:cs="Calibri"/>
          <w:color w:val="000000" w:themeColor="text1"/>
        </w:rPr>
        <w:t xml:space="preserve">. </w:t>
      </w:r>
      <w:ins w:id="314" w:author="Craig Nelson" w:date="2026-08-12T20:06:00Z" w16du:dateUtc="2026-08-13T06:06:00Z">
        <w:r w:rsidR="00895EF6">
          <w:rPr>
            <w:rFonts w:ascii="Calibri" w:hAnsi="Calibri" w:cs="Calibri"/>
            <w:color w:val="000000" w:themeColor="text1"/>
            <w:lang w:val="en-US"/>
          </w:rPr>
          <w:t xml:space="preserve">Nonetheless, </w:t>
        </w:r>
      </w:ins>
    </w:p>
    <w:p w14:paraId="4E53E5EF" w14:textId="640B0B89" w:rsidR="0013065B" w:rsidRPr="00F0557B" w:rsidRDefault="0013065B" w:rsidP="00A71D9A">
      <w:pPr>
        <w:spacing w:line="360" w:lineRule="auto"/>
        <w:ind w:firstLine="360"/>
        <w:rPr>
          <w:rFonts w:ascii="Calibri" w:hAnsi="Calibri" w:cs="Calibri"/>
          <w:color w:val="000000" w:themeColor="text1"/>
        </w:rPr>
      </w:pPr>
      <w:commentRangeStart w:id="315"/>
      <w:r w:rsidRPr="00F0557B">
        <w:rPr>
          <w:rFonts w:ascii="Calibri" w:hAnsi="Calibri" w:cs="Calibri"/>
          <w:color w:val="000000" w:themeColor="text1"/>
        </w:rPr>
        <w:t>Nevertheless, this study represents an important next step toward building controlled mixed community mesocosm models of tropical coral reefs. Results contribute to a mechanistic understanding of bentho-pelagic coupling and the onset of microbialization in tropical coral reefs. Our mesocosms represent a simplified subset of coral reef communities in Mo’orea and additional benthic constituents should be accounted for to establish a comprehensive profile of tropical reef exudation and their contribution to coral reef microbialization. Specifically, turf algae were identified as large contributors to the DOC exudation pool in mesocosm experiments and increase in abundance in degraded reef conditions</w:t>
      </w:r>
      <w:r w:rsidR="00A71D9A">
        <w:rPr>
          <w:rFonts w:ascii="Calibri" w:hAnsi="Calibri" w:cs="Calibri"/>
          <w:color w:val="000000" w:themeColor="text1"/>
        </w:rPr>
        <w:t xml:space="preserve"> </w:t>
      </w:r>
      <w:r w:rsidR="00A71D9A">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{"citationID":"a24og0opjar","properties":{"unsorted":false,"formattedCitation":"(Haas et al., 2011; Mueller et al., 2022; Palmer et al., 2025)","plainCitation":"(Haas et al., 2011; Mueller et al., 2022; Palmer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F."}],"issued":{"date-parts":[["2011",11,18]]}}},{"id":6216,"uris":["http://zotero.org/users/9067719/items/I373B6ZY"],"itemData":{"id":6216,"type":"article-journal","abstract":"The increased release of dissolved organic matter (DOM) by algae has been associated with the fast but inefficient growth of opportunistic microbial pathogens and the ongoing degradation of coral reefs. Turf algae (consortia of microalgae and macroalgae commonly including cyanobacteria) dominate benthic communities on many reefs worldwide. Opposite to other reef algae that predominantly release DOM during the day, turf algae containing cyanobacteria may additionally release large amounts of DOM at night. However, this night-DOM release and its potential contribution to the microbialization of reefs remains to be investigated. We first tested the occurrence of hypoxic conditions at the turf algae–water interface, as a lack of oxygen will facilitate the production and release of fermentation intermediates as night-time DOM. Second, the dissolved organic carbon (DOC) release by turf algae was quantified during day time and nighttime, and the quality of day and night exudates as food for bacterioplankton was tested. Finally, DOC release rates of turf algae were combined with estimates of DOC release based on benthic community composition in 1973 and 2013 to explore how changes in benthic community composition affected the contribution of night-DOC to the reef-wide DOC production. A rapid shift from supersaturated to hypoxic conditions at the turf algae–water interface occurred immediately after the onset of darkness, resulting in night-DOC release rates similar to those during daytime. Bioassays revealed major differences in the quality between day and night exudates: Night-DOC was utilized by bacterioplankton two times faster than day-DOC, but yielded a four times lower growth efficiency. Changes in benthic community composition were estimated to have resulted in a doubling of DOC release since 1973, due to an increasing abundance of benthic cyanobacterial mats (BCMs), with night-DOC release by BCMs and turf algae accounting for &gt;50% of the total release over a diurnal cycle. Night-DOC released by BCMs and turf algae is likely an important driver in the microbialization of reefs by stimulating microbial respiration at the expense of energy and nutrient transfer to higher trophic levels via the microbial loop, thereby threatening the productivity and biodiversity of these unique ecosystems. Read the free Plain Language Summary for this article on the Journal blog.","citation-key":"muellerNocturnalDissolvedOrganic2022","container-title":"Functional Ecology","DOI":"10.1111/1365-2435.14101","ISSN":"1365-2435","issue":"8","language":"en","note":"_eprint: https://besjournals.onlinelibrary.wiley.com/doi/pdf/10.1111/1365-2435.14101","page":"2104-2118","source":"Wiley Online Library","title":"Nocturnal dissolved organic matter release by turf algae and its role in the microbialization of reefs","volume":"36","author":[{"family":"Mueller","given":"Benjamin"},{"family":"Brocke","given":"Hannah J."},{"family":"Rohwer","given":"Forest L."},{"family":"Dittmar","given":"Thorsten"},{"family":"Huisman","given":"Jef"},{"family":"Vermeij","given":"Mark J. A."},{"family":"Goeij","given":"Jasper M.","non-dropping-particle":"de"}],"issued":{"date-parts":[["2022"]]}}},{"id":6385,"uris":["http://zotero.org/users/9067719/items/3GFXXXDC"],"itemData":{"id":6385,"type":"article-journal","abstract":"Background.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D20A7D">
        <w:rPr>
          <w:rFonts w:ascii="Cambria Math" w:hAnsi="Cambria Math" w:cs="Cambria Math"/>
          <w:color w:val="000000" w:themeColor="text1"/>
        </w:rPr>
        <w:instrText>∼</w:instrText>
      </w:r>
      <w:r w:rsidR="00D20A7D">
        <w:rPr>
          <w:rFonts w:ascii="Calibri" w:hAnsi="Calibri" w:cs="Calibri"/>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D20A7D">
        <w:rPr>
          <w:rFonts w:ascii="Cambria Math" w:hAnsi="Cambria Math" w:cs="Cambria Math"/>
          <w:color w:val="000000" w:themeColor="text1"/>
        </w:rPr>
        <w:instrText>∼</w:instrText>
      </w:r>
      <w:r w:rsidR="00D20A7D">
        <w:rPr>
          <w:rFonts w:ascii="Calibri" w:hAnsi="Calibri" w:cs="Calibri"/>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A71D9A">
        <w:rPr>
          <w:rFonts w:ascii="Calibri" w:hAnsi="Calibri" w:cs="Calibri"/>
          <w:color w:val="000000" w:themeColor="text1"/>
        </w:rPr>
        <w:fldChar w:fldCharType="separate"/>
      </w:r>
      <w:r w:rsidR="00D20A7D" w:rsidRPr="00D20A7D">
        <w:rPr>
          <w:rFonts w:ascii="Calibri" w:hAnsi="Calibri" w:cs="Calibri"/>
          <w:color w:val="000000"/>
          <w:kern w:val="0"/>
          <w:lang w:val="en-US"/>
        </w:rPr>
        <w:t>(Haas et al., 2011; Mueller et al., 2022; Palmer et al., 2025)</w:t>
      </w:r>
      <w:r w:rsidR="00A71D9A">
        <w:rPr>
          <w:rFonts w:ascii="Calibri" w:hAnsi="Calibri" w:cs="Calibri"/>
          <w:color w:val="000000" w:themeColor="text1"/>
        </w:rPr>
        <w:fldChar w:fldCharType="end"/>
      </w:r>
      <w:r w:rsidRPr="00F0557B">
        <w:rPr>
          <w:rFonts w:ascii="Calibri" w:hAnsi="Calibri" w:cs="Calibri"/>
          <w:color w:val="000000" w:themeColor="text1"/>
        </w:rPr>
        <w:t>. Still</w:t>
      </w:r>
      <w:commentRangeEnd w:id="315"/>
      <w:r w:rsidR="00895EF6" w:rsidRPr="00F0557B">
        <w:rPr>
          <w:rStyle w:val="Marquedecommentaire"/>
          <w:rFonts w:ascii="Calibri" w:hAnsi="Calibri" w:cs="Calibri"/>
          <w:color w:val="000000" w:themeColor="text1"/>
          <w:sz w:val="24"/>
          <w:szCs w:val="24"/>
        </w:rPr>
        <w:commentReference w:id="315"/>
      </w:r>
      <w:r w:rsidRPr="00F0557B">
        <w:rPr>
          <w:rFonts w:ascii="Calibri" w:hAnsi="Calibri" w:cs="Calibri"/>
          <w:color w:val="000000" w:themeColor="text1"/>
        </w:rPr>
        <w:t>, because our community exudation results recapitulate and/or are consistent with more reductive single-organism exudation profiles conducted in this same ecosystem</w:t>
      </w:r>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{"citationID":"a149hjslbk4","properties":{"unsorted":false,"formattedCitation":"(Haas et al., 2011, 2013; Nelson et al., 2013; Wegley Kelly et al., 2021)","plainCitation":"(Haas et al., 2011, 2013; Nelson et al., 2013; Wegley Kelly et al., 2021)","noteIndex":0},"citationItems":[{"id":4816,"uris":["http://zotero.org/users/9067719/items/9YGHMC75"],"itemData":{"id":4816,"type":"article-journal","abstract":"Benthic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lang w:val="en-US"/>
        </w:rPr>
        <w:t>(Haas et al., 2011, 2013; Nelson et al., 2013; Wegley Kelly et al., 2021)</w:t>
      </w:r>
      <w:r w:rsidR="00BA033D">
        <w:rPr>
          <w:rFonts w:ascii="Calibri" w:hAnsi="Calibri" w:cs="Calibri"/>
          <w:color w:val="000000" w:themeColor="text1"/>
        </w:rPr>
        <w:fldChar w:fldCharType="end"/>
      </w:r>
      <w:r w:rsidR="00BA033D">
        <w:rPr>
          <w:rFonts w:ascii="Calibri" w:hAnsi="Calibri" w:cs="Calibri"/>
          <w:color w:val="000000" w:themeColor="text1"/>
        </w:rPr>
        <w:t xml:space="preserve">, </w:t>
      </w:r>
      <w:r w:rsidRPr="00F0557B">
        <w:rPr>
          <w:rFonts w:ascii="Calibri" w:hAnsi="Calibri" w:cs="Calibri"/>
          <w:color w:val="000000" w:themeColor="text1"/>
        </w:rPr>
        <w:t>this experiment reinforces interpretation of dissolved organic matter distribution patterns across these coral reefs</w:t>
      </w:r>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{"citationID":"a2pujs2nufi","properties":{"unsorted":false,"formattedCitation":"(John et al., 2025; Silbiger et al., 2025)","plainCitation":"(John et al., 2025; Silbiger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E."}],"issued":{"date-parts":[["2025"]]}}},{"id":6445,"uris":["http://zotero.org/users/9067719/items/RN92ZJRA"],"itemData":{"id":6445,"type":"article-journal","abstract":"The addition of terrestrial inputs to the ocean can have cascading impacts on coastal biogeochemistry by directly altering the water chemistry and indirectly changing ecosystem metabolism, which also influences water chemistry. Here, we use submarine groundwater discharge (SGD) as a model system to examine the direct geochemical and indirect biologically mediated effects of terrestrial nutrient subsidies on a fringing coral reef. We hypothesize that the addition of new solutes from SGD alters ecosystem metabolic processes including net ecosystem production and calcification, thereby changing the patterns of uptake and release of carbon by benthic organisms. SGD is a common land–sea connection that delivers terrestrially sourced nutrients, carbon dioxide, and organic matter to coastal ecosystems. Our research was conducted at two distinct coral reefs in Moʻorea, French Polynesia, characterized by contrasting flow regimes and SGD biogeochemistry. Using a Bayesian structural equation model, our research elucidates the direct geochemical and indirect biologically mediated effects of SGD on both dissolved organic and inorganic carbon pools. We reveal that SGD-derived nutrients enhance both net ecosystem production and respiration. Furthermore, the study demonstrates that SGD-induced alterations in net ecosystem production significantly influence pH dynamics, ultimately impacting net ecosystem calcification. Notably, the study underscores the context-dependent nature of these cascading direct and indirect effects resulting from SGD, with flow conditions and the composition of the terrestrial inputs playing pivotal roles. Our research provides valuable insights into the interplay between terrestrial inputs and coral reef ecosystems, advancing our understanding of coastal carbon cycling and the broader implications of allochthonous inputs on ecosystem functioning.","citation-key":"silbigerTerrestrialNutrientInputs2025","container-title":"Ecological Monographs","DOI":"10.1002/ecm.70020","ISSN":"1557-7015","issue":"2","language":"en","note":"_eprint: https://esajournals.onlinelibrary.wiley.com/doi/pdf/10.1002/ecm.70020","page":"e70020","source":"Wiley Online Library","title":"Terrestrial nutrient inputs restructure coral reef dissolved carbon fluxes via direct and indirect effects","volume":"95","author":[{"family":"Silbiger","given":"Nyssa J."},{"family":"Donahue","given":"Megan J."},{"family":"Hagedorn","given":"Benjamin"},{"family":"Barnas","given":"Danielle M."},{"family":"Jorissen","given":"Hendrikje"},{"family":"Kerlin","given":"Jamie R."},{"family":"McClintock","given":"Rayna"},{"family":"Nixon","given":"Emily"},{"family":"Sparagon","given":"Wesley J."},{"family":"Zeff","given":"Maya"},{"family":"Nelson","given":"Craig E."}],"issued":{"date-parts":[["2025"]]}}}],"schema":"https://github.com/citation-style-language/schema/raw/master/csl-citation.json"}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lang w:val="en-US"/>
        </w:rPr>
        <w:t>(John et al., 2025; Silbiger et al., 2025)</w:t>
      </w:r>
      <w:r w:rsidR="00BA033D">
        <w:rPr>
          <w:rFonts w:ascii="Calibri" w:hAnsi="Calibri" w:cs="Calibri"/>
          <w:color w:val="000000" w:themeColor="text1"/>
        </w:rPr>
        <w:fldChar w:fldCharType="end"/>
      </w:r>
      <w:r w:rsidRPr="00F0557B">
        <w:rPr>
          <w:rFonts w:ascii="Calibri" w:hAnsi="Calibri" w:cs="Calibri"/>
          <w:color w:val="000000" w:themeColor="text1"/>
        </w:rPr>
        <w:t xml:space="preserve"> </w:t>
      </w:r>
      <w:del w:id="316" w:author="Craig Nelson" w:date="2026-08-12T20:05:00Z" w16du:dateUtc="2026-08-13T06:05:00Z">
        <w:r w:rsidRPr="00F0557B" w:rsidDel="00895EF6">
          <w:rPr>
            <w:rFonts w:ascii="Calibri" w:hAnsi="Calibri" w:cs="Calibri"/>
            <w:color w:val="000000" w:themeColor="text1"/>
          </w:rPr>
          <w:delText xml:space="preserve">(Silbiger 2025, John 2025) </w:delText>
        </w:r>
      </w:del>
      <w:r w:rsidRPr="00F0557B">
        <w:rPr>
          <w:rFonts w:ascii="Calibri" w:hAnsi="Calibri" w:cs="Calibri"/>
          <w:color w:val="000000" w:themeColor="text1"/>
        </w:rPr>
        <w:t>as being significantly influenced by benthic exudation and thus responsive to changes in benthic cover.</w:t>
      </w:r>
    </w:p>
    <w:p w14:paraId="03A8E376" w14:textId="77777777" w:rsidR="0013065B" w:rsidRPr="00F0557B" w:rsidRDefault="0013065B" w:rsidP="00934F70">
      <w:pPr>
        <w:spacing w:line="360" w:lineRule="auto"/>
        <w:rPr>
          <w:rFonts w:ascii="Calibri" w:hAnsi="Calibri" w:cs="Calibri"/>
          <w:color w:val="000000" w:themeColor="text1"/>
        </w:rPr>
      </w:pPr>
    </w:p>
    <w:p w14:paraId="012ACCFC" w14:textId="7B8B15F2" w:rsidR="0013065B" w:rsidRPr="00F0557B" w:rsidRDefault="0013065B" w:rsidP="00934F70">
      <w:pPr>
        <w:pStyle w:val="Titre2"/>
        <w:spacing w:line="360" w:lineRule="auto"/>
        <w:rPr>
          <w:rFonts w:ascii="Calibri" w:hAnsi="Calibri" w:cs="Calibri"/>
          <w:b/>
          <w:bCs/>
          <w:color w:val="000000" w:themeColor="text1"/>
          <w:sz w:val="24"/>
          <w:szCs w:val="24"/>
        </w:rPr>
      </w:pPr>
      <w:bookmarkStart w:id="317" w:name="_Toc232771532"/>
      <w:bookmarkStart w:id="318" w:name="_Toc234162434"/>
      <w:r w:rsidRPr="00F0557B">
        <w:rPr>
          <w:rFonts w:ascii="Calibri" w:hAnsi="Calibri" w:cs="Calibri"/>
          <w:b/>
          <w:bCs/>
          <w:color w:val="000000" w:themeColor="text1"/>
          <w:sz w:val="24"/>
          <w:szCs w:val="24"/>
        </w:rPr>
        <w:lastRenderedPageBreak/>
        <w:t>Composition of Organic Exudates Driven Microbial Community Structure</w:t>
      </w:r>
      <w:bookmarkEnd w:id="317"/>
      <w:bookmarkEnd w:id="318"/>
    </w:p>
    <w:p w14:paraId="62068BFA" w14:textId="1382C791" w:rsidR="0013065B" w:rsidRPr="00F0557B" w:rsidRDefault="0013065B" w:rsidP="00FA3C7C">
      <w:pPr>
        <w:spacing w:line="360" w:lineRule="auto"/>
        <w:ind w:firstLine="360"/>
        <w:rPr>
          <w:rFonts w:ascii="Calibri" w:hAnsi="Calibri" w:cs="Calibri"/>
          <w:color w:val="000000" w:themeColor="text1"/>
        </w:rPr>
      </w:pPr>
      <w:r w:rsidRPr="00F0557B">
        <w:rPr>
          <w:rFonts w:ascii="Calibri" w:hAnsi="Calibri" w:cs="Calibri"/>
          <w:color w:val="000000" w:themeColor="text1"/>
        </w:rPr>
        <w:t xml:space="preserve">Algae-dominated reefs </w:t>
      </w:r>
      <w:ins w:id="319" w:author="Craig Nelson" w:date="2026-08-12T20:07:00Z" w16du:dateUtc="2026-08-13T06:07:00Z">
        <w:r w:rsidR="00895EF6">
          <w:rPr>
            <w:rFonts w:ascii="Calibri" w:hAnsi="Calibri" w:cs="Calibri"/>
            <w:color w:val="000000" w:themeColor="text1"/>
            <w:lang w:val="en-US"/>
          </w:rPr>
          <w:t xml:space="preserve">have been shown to </w:t>
        </w:r>
      </w:ins>
      <w:r w:rsidRPr="00F0557B">
        <w:rPr>
          <w:rFonts w:ascii="Calibri" w:hAnsi="Calibri" w:cs="Calibri"/>
          <w:color w:val="000000" w:themeColor="text1"/>
        </w:rPr>
        <w:t>exhibit</w:t>
      </w:r>
      <w:del w:id="320" w:author="Craig Nelson" w:date="2026-08-12T20:07:00Z" w16du:dateUtc="2026-08-13T06:07:00Z">
        <w:r w:rsidRPr="00F0557B" w:rsidDel="00895EF6">
          <w:rPr>
            <w:rFonts w:ascii="Calibri" w:hAnsi="Calibri" w:cs="Calibri"/>
            <w:color w:val="000000" w:themeColor="text1"/>
          </w:rPr>
          <w:delText>ed</w:delText>
        </w:r>
      </w:del>
      <w:r w:rsidRPr="00F0557B">
        <w:rPr>
          <w:rFonts w:ascii="Calibri" w:hAnsi="Calibri" w:cs="Calibri"/>
          <w:color w:val="000000" w:themeColor="text1"/>
        </w:rPr>
        <w:t xml:space="preserve"> elevated heterotrophic bacteria abundance</w:t>
      </w:r>
      <w:ins w:id="321" w:author="Craig Nelson" w:date="2026-08-12T20:07:00Z" w16du:dateUtc="2026-08-13T06:07:00Z">
        <w:r w:rsidR="00895EF6">
          <w:rPr>
            <w:rFonts w:ascii="Calibri" w:hAnsi="Calibri" w:cs="Calibri"/>
            <w:color w:val="000000" w:themeColor="text1"/>
            <w:lang w:val="en-US"/>
          </w:rPr>
          <w:t xml:space="preserve"> in surveys</w:t>
        </w:r>
      </w:ins>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{"citationID":"aju916mpdv","properties":{"unsorted":false,"formattedCitation":"(Dinsdale et al., 2008; Haas et al., 2016)","plainCitation":"(Dinsdale et al., 2008; Haas et al., 2016)","noteIndex":0},"citationItems":[{"id":4829,"uris":["http://zotero.org/users/9067719/items/SGAN385E"],"itemData":{"id":4829,"type":"article-journal","abstract":"Microbes are key players in both healthy and degraded coral reefs. A combination of metagenomics, microscopy, culturing, and water chemistry were used to characterize microbial communities on four coral atolls in the Northern Line Islands, central Pacific. Kingman, a small uninhabited atoll which lies most northerly in the chain, had microbial and water chemistry characteristic of an open ocean ecosystem. On this atoll the microbial community was equally divided between autotrophs (mostly Prochlorococcus spp.) and heterotrophs. In contrast, Kiritimati, a large and populated (,5500 people) atoll, which is most southerly in the chain, had microbial and water chemistry characteristic of a near-shore environment. On Kiritimati, there were 10 times more microbial cells and virus-like particles in the water column and these microbes were dominated by heterotrophs, including a large percentage of potential pathogens. Culturable Vibrios were common only on Kiritimati. The benthic community on Kiritimati had the highest prevalence of coral disease and lowest coral cover. The middle atolls, Palmyra and Tabuaeran, had intermediate densities of microbes and viruses and higher percentages of autotrophic microbes than either Kingman or Kiritimati. The differences in microbial communities across atolls could reflect variation in 1) oceaonographic and/or hydrographic conditions or 2) human impacts associated with land-use and fishing. The fact that historically Kingman and Kiritimati did not differ strongly in their fish or benthic communities (both had large numbers of sharks and high coral cover) suggest an anthropogenic component in the differences in the microbial communities. Kingman is one of the world’s most pristine coral reefs, and this dataset should serve as a baseline for future studies of coral reef microbes. Obtaining the microbial data set, from atolls is particularly important given the association of microbes in the ongoing degradation of coral reef ecosystems worldwide.","citation-key":"dinsdaleMicrobialEcologyFour2008","container-title":"PLoS ONE","DOI":"10.1371/journal.pone.0001584","ISSN":"1932-6203","issue":"2","journalAbbreviation":"PLoS ONE","language":"en","page":"e1584","source":"DOI.org (Crossref)","title":"Microbial Ecology of Four Coral Atolls in the Northern Line Islands","volume":"3","author":[{"family":"Dinsdale","given":"Elizabeth A."},{"family":"Pantos","given":"Olga"},{"family":"Smriga","given":"Steven"},{"family":"Edwards","given":"Robert A."},{"family":"Angly","given":"Florent"},{"family":"Wegley","given":"Linda"},{"family":"Hatay","given":"Mark"},{"family":"Hall","given":"Dana"},{"family":"Brown","given":"Elysa"},{"family":"Haynes","given":"Matthew"},{"family":"Krause","given":"Lutz"},{"family":"Sala","given":"Enric"},{"family":"Sandin","given":"Stuart A."},{"family":"Thurber","given":"Rebecca Vega"},{"family":"Willis","given":"Bette L."},{"family":"Azam","given":"Farooq"},{"family":"Knowlton","given":"Nancy"},{"family":"Rohwer","given":"Forest"}],"editor":[{"family":"Ahmed","given":"Niyaz"}],"issued":{"date-parts":[["2008",2,27]]}}},{"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lang w:val="en-US"/>
        </w:rPr>
        <w:t>(Dinsdale et al., 2008; Haas et al., 2016)</w:t>
      </w:r>
      <w:r w:rsidR="00BA033D">
        <w:rPr>
          <w:rFonts w:ascii="Calibri" w:hAnsi="Calibri" w:cs="Calibri"/>
          <w:color w:val="000000" w:themeColor="text1"/>
        </w:rPr>
        <w:fldChar w:fldCharType="end"/>
      </w:r>
      <w:r w:rsidRPr="00F0557B">
        <w:rPr>
          <w:rFonts w:ascii="Calibri" w:hAnsi="Calibri" w:cs="Calibri"/>
          <w:color w:val="000000" w:themeColor="text1"/>
        </w:rPr>
        <w:t xml:space="preserve"> and our results and others suggest elevated humic-like DOM exudation</w:t>
      </w:r>
      <w:ins w:id="322" w:author="Craig Nelson" w:date="2026-08-12T20:08:00Z" w16du:dateUtc="2026-08-13T06:08:00Z">
        <w:r w:rsidR="00895EF6">
          <w:rPr>
            <w:rFonts w:ascii="Calibri" w:hAnsi="Calibri" w:cs="Calibri"/>
            <w:color w:val="000000" w:themeColor="text1"/>
            <w:lang w:val="en-US"/>
          </w:rPr>
          <w:t xml:space="preserve"> is coincident with enrichment of heterotrophic bacteria in macroalgal-enriched treatments</w:t>
        </w:r>
      </w:ins>
      <w:r w:rsidRPr="00F0557B">
        <w:rPr>
          <w:rFonts w:ascii="Calibri" w:hAnsi="Calibri" w:cs="Calibri"/>
          <w:color w:val="000000" w:themeColor="text1"/>
        </w:rPr>
        <w:t xml:space="preserve">. Exudation experiments </w:t>
      </w:r>
      <w:ins w:id="323" w:author="Craig Nelson" w:date="2026-08-12T20:08:00Z" w16du:dateUtc="2026-08-13T06:08:00Z">
        <w:r w:rsidR="00895EF6">
          <w:rPr>
            <w:rFonts w:ascii="Calibri" w:hAnsi="Calibri" w:cs="Calibri"/>
            <w:color w:val="000000" w:themeColor="text1"/>
            <w:lang w:val="en-US"/>
          </w:rPr>
          <w:t xml:space="preserve">previously </w:t>
        </w:r>
      </w:ins>
      <w:r w:rsidRPr="00F0557B">
        <w:rPr>
          <w:rFonts w:ascii="Calibri" w:hAnsi="Calibri" w:cs="Calibri"/>
          <w:color w:val="000000" w:themeColor="text1"/>
        </w:rPr>
        <w:t>have shown visible differences in the composition of coral and macroalgal exometabolomes with macroalgae releasing DOM enriched in specific carbohydrates</w:t>
      </w:r>
      <w:r w:rsidR="00BA033D">
        <w:rPr>
          <w:rFonts w:ascii="Calibri" w:hAnsi="Calibri" w:cs="Calibri"/>
          <w:color w:val="000000" w:themeColor="text1"/>
        </w:rPr>
        <w:t xml:space="preserve"> </w:t>
      </w:r>
      <w:r w:rsidR="00BA033D">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{"citationID":"aer6c9coe3","properties":{"unsorted":false,"formattedCitation":"(Nelson et al., 2013; Thobor et al., 2024)","plainCitation":"(Nelson et al., 2013; Thobor et al., 2024)","noteIndex":0},"citationItems":[{"id":4818,"uris":["http://zotero.org/users/9067719/items/HRLFLZPA"],"itemData":{"id":4818,"type":"article-journal","abstract":"Abstract\n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BA033D">
        <w:rPr>
          <w:rFonts w:ascii="Calibri" w:hAnsi="Calibri" w:cs="Calibri"/>
          <w:color w:val="000000" w:themeColor="text1"/>
        </w:rPr>
        <w:fldChar w:fldCharType="separate"/>
      </w:r>
      <w:r w:rsidR="00D20A7D" w:rsidRPr="00D20A7D">
        <w:rPr>
          <w:rFonts w:ascii="Calibri" w:hAnsi="Calibri" w:cs="Calibri"/>
          <w:color w:val="000000"/>
          <w:kern w:val="0"/>
          <w:lang w:val="fr-FR"/>
        </w:rPr>
        <w:t>(Nelson et al., 2013; Thobor et al., 2024)</w:t>
      </w:r>
      <w:r w:rsidR="00BA033D">
        <w:rPr>
          <w:rFonts w:ascii="Calibri" w:hAnsi="Calibri" w:cs="Calibri"/>
          <w:color w:val="000000" w:themeColor="text1"/>
        </w:rPr>
        <w:fldChar w:fldCharType="end"/>
      </w:r>
      <w:r w:rsidRPr="00F0557B">
        <w:rPr>
          <w:rFonts w:ascii="Calibri" w:hAnsi="Calibri" w:cs="Calibri"/>
          <w:color w:val="000000" w:themeColor="text1"/>
        </w:rPr>
        <w:t xml:space="preserve">, prenol lipids, benzenoids and heterocyclic compounds </w:t>
      </w:r>
      <w:r w:rsidR="00220A48">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{"citationID":"a2bnlnurh6v","properties":{"unsorted":false,"formattedCitation":"(Quinlan et al., 2025; Wegley Kelly et al., 2021)","plainCitation":"(Quinlan et al., 2025;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w:instrText>
      </w:r>
      <w:r w:rsidR="00D20A7D">
        <w:rPr>
          <w:rFonts w:ascii="Calibri" w:hAnsi="Calibri" w:cs="Calibri" w:hint="eastAsia"/>
          <w:color w:val="000000" w:themeColor="text1"/>
        </w:rPr>
        <w:instrText>"given":"Daniel"},{"family":"Nothias","given":"Louis</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Felix"},{"family":"Comstock","given":"Jacqueline"},{"family":"White","given":"Brandie M."},{"family":"Aluwihare","given":"Lihini I."},{"family":"Bailey","given":"Barbara A."},{"family":"Carlson","given"</w:instrText>
      </w:r>
      <w:r w:rsidR="00D20A7D">
        <w:rPr>
          <w:rFonts w:ascii="Calibri" w:hAnsi="Calibri" w:cs="Calibri"/>
          <w:color w:val="000000" w:themeColor="text1"/>
        </w:rPr>
        <w:instrText xml:space="preserve">:"Craig A."},{"family":"Dorrestein","given":"Pieter C."},{"family":"Haas","given":"Andreas F."},{"family":"Wegley Kelly","given":"Linda"}],"issued":{"date-parts":[["2025",3]]}}},{"id":3654,"uris":["http://zotero.org/users/9067719/items/958G83HI"],"itemData":{"id":3654,"type":"article-journal","abstract":"The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220A48">
        <w:rPr>
          <w:rFonts w:ascii="Calibri" w:hAnsi="Calibri" w:cs="Calibri"/>
          <w:color w:val="000000" w:themeColor="text1"/>
        </w:rPr>
        <w:fldChar w:fldCharType="separate"/>
      </w:r>
      <w:r w:rsidR="00D20A7D" w:rsidRPr="00D20A7D">
        <w:rPr>
          <w:rFonts w:ascii="Calibri" w:hAnsi="Calibri" w:cs="Calibri"/>
          <w:color w:val="000000"/>
          <w:kern w:val="0"/>
          <w:lang w:val="en-US"/>
        </w:rPr>
        <w:t>(Quinlan et al., 2025; Wegley Kelly et al., 2021)</w:t>
      </w:r>
      <w:r w:rsidR="00220A48">
        <w:rPr>
          <w:rFonts w:ascii="Calibri" w:hAnsi="Calibri" w:cs="Calibri"/>
          <w:color w:val="000000" w:themeColor="text1"/>
        </w:rPr>
        <w:fldChar w:fldCharType="end"/>
      </w:r>
      <w:r w:rsidR="00220A48">
        <w:rPr>
          <w:rFonts w:ascii="Calibri" w:hAnsi="Calibri" w:cs="Calibri"/>
          <w:color w:val="000000" w:themeColor="text1"/>
        </w:rPr>
        <w:t xml:space="preserve">. </w:t>
      </w:r>
      <w:r w:rsidRPr="00F0557B">
        <w:rPr>
          <w:rFonts w:ascii="Calibri" w:hAnsi="Calibri" w:cs="Calibri"/>
          <w:color w:val="000000" w:themeColor="text1"/>
        </w:rPr>
        <w:t>Additionally, algal exudates have been associated with greater microbial metabolic activity (oxygen demand) but less eﬀicient growth rate (carbon yield)</w:t>
      </w:r>
      <w:r w:rsidR="00220A48">
        <w:rPr>
          <w:rFonts w:ascii="Calibri" w:hAnsi="Calibri" w:cs="Calibri"/>
          <w:color w:val="000000" w:themeColor="text1"/>
        </w:rPr>
        <w:t xml:space="preserve"> </w:t>
      </w:r>
      <w:r w:rsidR="00220A48">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{"citationID":"a4njb73rn","properties":{"unsorted":false,"formattedCitation":"(Haas et al., 2011; Nelson et al., 2013; Thobor et al., 2024)","plainCitation":"(Haas et al., 2011; Nelson et al., 2013; Thobor et al., 2024)","noteIndex":0},"citationItems":[{"id":4816,"uris":["http://zotero.org/users/9067719/items/9YGHMC75"],"itemData":{"id":4816,"type":"article-journal","abstract":"Benthic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220A48">
        <w:rPr>
          <w:rFonts w:ascii="Calibri" w:hAnsi="Calibri" w:cs="Calibri"/>
          <w:color w:val="000000" w:themeColor="text1"/>
        </w:rPr>
        <w:fldChar w:fldCharType="separate"/>
      </w:r>
      <w:r w:rsidR="00D20A7D" w:rsidRPr="00D20A7D">
        <w:rPr>
          <w:rFonts w:ascii="Calibri" w:hAnsi="Calibri" w:cs="Calibri"/>
          <w:color w:val="000000"/>
          <w:kern w:val="0"/>
          <w:lang w:val="en-US"/>
        </w:rPr>
        <w:t>(Haas et al., 2011; Nelson et al., 2013; Thobor et al., 2024)</w:t>
      </w:r>
      <w:r w:rsidR="00220A48">
        <w:rPr>
          <w:rFonts w:ascii="Calibri" w:hAnsi="Calibri" w:cs="Calibri"/>
          <w:color w:val="000000" w:themeColor="text1"/>
        </w:rPr>
        <w:fldChar w:fldCharType="end"/>
      </w:r>
      <w:r w:rsidRPr="00F0557B">
        <w:rPr>
          <w:rFonts w:ascii="Calibri" w:hAnsi="Calibri" w:cs="Calibri"/>
          <w:color w:val="000000" w:themeColor="text1"/>
        </w:rPr>
        <w:t>. Taken together these field observations and experimental results support the hypothesis of microbialization in degraded reef conditions</w:t>
      </w:r>
      <w:r w:rsidR="00220A48">
        <w:rPr>
          <w:rFonts w:ascii="Calibri" w:hAnsi="Calibri" w:cs="Calibri"/>
          <w:color w:val="000000" w:themeColor="text1"/>
        </w:rPr>
        <w:t xml:space="preserve"> </w:t>
      </w:r>
      <w:r w:rsidR="00220A48">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{"citationID":"a9jh11akr5","properties":{"unsorted":false,"formattedCitation":"(Nelson et al., 2023; Silveira et al., 2017)","plainCitation":"(Nelson et al., 2023; Silveira et al., 2017)","noteIndex":0},"citationItems":[{"id":3653,"uris":["http://zotero.org/users/9067719/items/TEL9U2HD"],"itemData":{"id":3653,"type":"article-journal","abstract":"To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F."}],"issued":{"date-parts":[["2023",1,16]]}}},{"id":4908,"uris":["http://zotero.org/users/9067719/items/C2R8JGQZ"],"itemData":{"id":4908,"type":"article-journal","abstract":"Coral reefs are one of the most productive ecosystems on the planet, with primary production rates compared to that of rain forests. Benthic organisms release 10–50% of their gross organic production as mucus that stimulates heterotrophic microbial metabolism in the water column. As a result, coral reef microbes grow up to 50 times faster than open ocean communities. Anthropogenic disturbances cause once coral-dominated reefs to become dominated by fleshy organisms, with several outcomes for trophic relationships. Here we review microbial processes implicated in organic carbon flux in coral reefs displaying species phase shifts. The first section presents microbial players and interactions within the coral holobiont that contribute to reef carbon flow. In the second section, we identify four ecosystem-level microbial features that directly respond to benthic species phase shifts: community composition, biomass, metabolism and viral predation. The third section discusses the significance of microbial consumption of benthic organic matter to reef trophic relationships. In the fourth section, we propose that the ‘microbial phase shifts’ discussed here are conducive to lower resilience, facilitating the transition to new degradation states in coral reefs.","citation-key":"silveiraMicrobialProcessesDriving2017a","container-title":"FEMS Microbiology Reviews","DOI":"10.1093/femsre/fux018","ISSN":"1574-6976","issue":"4","language":"en","page":"575-595","source":"DOI.org (Crossref)","title":"Microbial processes driving coral reef organic carbon flow","volume":"41","author":[{"family":"Silveira","given":"Cynthia B."},{"family":"Cavalcanti","given":"Giselle S."},{"family":"Walter","given":"Juline M."},{"family":"Silva-Lima","given":"Arthur W."},{"family":"Dinsdale","given":"Elizabeth A."},{"family":"Bourne","given":"David G."},{"family":"Thompson","given":"Cristiane C."},{"family":"Thompson","given":"Fabiano L."}],"issued":{"date-parts":[["2017",7,1]]}}}],"schema":"https://github.com/citation-style-language/schema/raw/master/csl-citation.json"} </w:instrText>
      </w:r>
      <w:r w:rsidR="00220A48">
        <w:rPr>
          <w:rFonts w:ascii="Calibri" w:hAnsi="Calibri" w:cs="Calibri"/>
          <w:color w:val="000000" w:themeColor="text1"/>
        </w:rPr>
        <w:fldChar w:fldCharType="separate"/>
      </w:r>
      <w:r w:rsidR="00D20A7D" w:rsidRPr="00D20A7D">
        <w:rPr>
          <w:rFonts w:ascii="Calibri" w:hAnsi="Calibri" w:cs="Calibri"/>
          <w:color w:val="000000"/>
          <w:kern w:val="0"/>
          <w:lang w:val="en-US"/>
        </w:rPr>
        <w:t>(Nelson et al., 2023; Silveira et al., 2017)</w:t>
      </w:r>
      <w:r w:rsidR="00220A48">
        <w:rPr>
          <w:rFonts w:ascii="Calibri" w:hAnsi="Calibri" w:cs="Calibri"/>
          <w:color w:val="000000" w:themeColor="text1"/>
        </w:rPr>
        <w:fldChar w:fldCharType="end"/>
      </w:r>
      <w:r w:rsidRPr="00F0557B">
        <w:rPr>
          <w:rFonts w:ascii="Calibri" w:hAnsi="Calibri" w:cs="Calibri"/>
          <w:color w:val="000000" w:themeColor="text1"/>
        </w:rPr>
        <w:t>. The results of this experiment represent an important experimental validation of some of the predictions of this hypothesis</w:t>
      </w:r>
      <w:ins w:id="324" w:author="Craig Nelson" w:date="2026-08-12T20:08:00Z" w16du:dateUtc="2026-08-13T06:08:00Z">
        <w:r w:rsidR="00895EF6">
          <w:rPr>
            <w:rFonts w:ascii="Calibri" w:hAnsi="Calibri" w:cs="Calibri"/>
            <w:color w:val="000000" w:themeColor="text1"/>
            <w:lang w:val="en-US"/>
          </w:rPr>
          <w:t>, but importantly expand these</w:t>
        </w:r>
      </w:ins>
      <w:ins w:id="325" w:author="Craig Nelson" w:date="2026-08-12T20:09:00Z" w16du:dateUtc="2026-08-13T06:09:00Z">
        <w:r w:rsidR="00895EF6">
          <w:rPr>
            <w:rFonts w:ascii="Calibri" w:hAnsi="Calibri" w:cs="Calibri"/>
            <w:color w:val="000000" w:themeColor="text1"/>
            <w:lang w:val="en-US"/>
          </w:rPr>
          <w:t xml:space="preserve"> results from single organismal exudations to mixed communities</w:t>
        </w:r>
      </w:ins>
      <w:r w:rsidRPr="00F0557B">
        <w:rPr>
          <w:rFonts w:ascii="Calibri" w:hAnsi="Calibri" w:cs="Calibri"/>
          <w:color w:val="000000" w:themeColor="text1"/>
        </w:rPr>
        <w:t xml:space="preserve">, showing that </w:t>
      </w:r>
      <w:del w:id="326" w:author="Craig Nelson" w:date="2026-08-12T20:09:00Z" w16du:dateUtc="2026-08-13T06:09:00Z">
        <w:r w:rsidRPr="00F0557B" w:rsidDel="00895EF6">
          <w:rPr>
            <w:rFonts w:ascii="Calibri" w:hAnsi="Calibri" w:cs="Calibri"/>
            <w:color w:val="000000" w:themeColor="text1"/>
          </w:rPr>
          <w:delText xml:space="preserve">slight </w:delText>
        </w:r>
      </w:del>
      <w:ins w:id="327" w:author="Craig Nelson" w:date="2026-08-12T20:09:00Z" w16du:dateUtc="2026-08-13T06:09:00Z">
        <w:r w:rsidR="00895EF6">
          <w:rPr>
            <w:rFonts w:ascii="Calibri" w:hAnsi="Calibri" w:cs="Calibri"/>
            <w:color w:val="000000" w:themeColor="text1"/>
            <w:lang w:val="en-US"/>
          </w:rPr>
          <w:t>ecologically-relevant</w:t>
        </w:r>
        <w:r w:rsidR="00895EF6" w:rsidRPr="00F0557B">
          <w:rPr>
            <w:rFonts w:ascii="Calibri" w:hAnsi="Calibri" w:cs="Calibri"/>
            <w:color w:val="000000" w:themeColor="text1"/>
          </w:rPr>
          <w:t xml:space="preserve"> </w:t>
        </w:r>
      </w:ins>
      <w:r w:rsidRPr="00F0557B">
        <w:rPr>
          <w:rFonts w:ascii="Calibri" w:hAnsi="Calibri" w:cs="Calibri"/>
          <w:color w:val="000000" w:themeColor="text1"/>
        </w:rPr>
        <w:t>enrichments in algal dominance in mixed benthic community assemblies can reproduce observations in DOM and microbial communities predicted by microbialization, including increased humic DOM, bacterioplankton abundance and copiotrophic bacterioplankton taxa.</w:t>
      </w:r>
    </w:p>
    <w:p w14:paraId="3034EB03" w14:textId="58ACD457" w:rsidR="0013065B" w:rsidRPr="00F0557B" w:rsidRDefault="0013065B" w:rsidP="00FA3C7C">
      <w:pPr>
        <w:spacing w:line="360" w:lineRule="auto"/>
        <w:ind w:firstLine="708"/>
        <w:rPr>
          <w:rFonts w:ascii="Calibri" w:hAnsi="Calibri" w:cs="Calibri"/>
          <w:color w:val="000000" w:themeColor="text1"/>
        </w:rPr>
      </w:pPr>
      <w:r w:rsidRPr="00F0557B">
        <w:rPr>
          <w:rFonts w:ascii="Calibri" w:hAnsi="Calibri" w:cs="Calibri"/>
          <w:color w:val="000000" w:themeColor="text1"/>
        </w:rPr>
        <w:t xml:space="preserve">Microbial community structure associated with algae-enriched treatments shifted strongly over the 4 time points and was significantly different than the seawater control within 12h of initiation of the experiment. This finding is consistent with previous incubation experiments where microbial communities showed significant differences based on their exposure to coral and algal </w:t>
      </w:r>
      <w:r w:rsidRPr="003275B7">
        <w:rPr>
          <w:rFonts w:ascii="Calibri" w:hAnsi="Calibri" w:cs="Calibri"/>
          <w:color w:val="000000" w:themeColor="text1"/>
        </w:rPr>
        <w:t>exudates</w:t>
      </w:r>
      <w:r w:rsidR="00220A48" w:rsidRPr="003275B7">
        <w:rPr>
          <w:rFonts w:ascii="Calibri" w:hAnsi="Calibri" w:cs="Calibri"/>
          <w:color w:val="000000" w:themeColor="text1"/>
        </w:rPr>
        <w:t xml:space="preserve"> </w:t>
      </w:r>
      <w:r w:rsidR="00220A48" w:rsidRPr="003275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{"citationID":"a182adlt2c9","properties":{"unsorted":false,"formattedCitation":"(Haas et al., 2011; Nelson et al., 2013)","plainCitation":"(Haas et al., 2011; Nelson et al., 2013)","noteIndex":0},"citationItems":[{"id":4816,"uris":["http://zotero.org/users/9067719/items/9YGHMC75"],"itemData":{"id":4816,"type":"article-journal","abstract":"Benthic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220A48" w:rsidRPr="003275B7">
        <w:rPr>
          <w:rFonts w:ascii="Calibri" w:hAnsi="Calibri" w:cs="Calibri"/>
          <w:color w:val="000000" w:themeColor="text1"/>
        </w:rPr>
        <w:fldChar w:fldCharType="separate"/>
      </w:r>
      <w:r w:rsidR="00D20A7D" w:rsidRPr="00D20A7D">
        <w:rPr>
          <w:rFonts w:ascii="Calibri" w:hAnsi="Calibri" w:cs="Calibri"/>
          <w:color w:val="000000"/>
          <w:kern w:val="0"/>
          <w:lang w:val="en-US"/>
        </w:rPr>
        <w:t>(Haas et al., 2011; Nelson et al., 2013)</w:t>
      </w:r>
      <w:r w:rsidR="00220A48" w:rsidRPr="003275B7">
        <w:rPr>
          <w:rFonts w:ascii="Calibri" w:hAnsi="Calibri" w:cs="Calibri"/>
          <w:color w:val="000000" w:themeColor="text1"/>
        </w:rPr>
        <w:fldChar w:fldCharType="end"/>
      </w:r>
      <w:r w:rsidRPr="003275B7">
        <w:rPr>
          <w:rFonts w:ascii="Calibri" w:hAnsi="Calibri" w:cs="Calibri"/>
          <w:color w:val="000000" w:themeColor="text1"/>
        </w:rPr>
        <w:t xml:space="preserve">. Algae-enriched communities were depleted in oligotrophic </w:t>
      </w:r>
      <w:r w:rsidR="003275B7">
        <w:rPr>
          <w:rFonts w:ascii="Calibri" w:hAnsi="Calibri" w:cs="Calibri"/>
          <w:color w:val="000000" w:themeColor="text1"/>
        </w:rPr>
        <w:t>genera</w:t>
      </w:r>
      <w:r w:rsidRPr="003275B7">
        <w:rPr>
          <w:rFonts w:ascii="Calibri" w:hAnsi="Calibri" w:cs="Calibri"/>
          <w:color w:val="000000" w:themeColor="text1"/>
        </w:rPr>
        <w:t xml:space="preserve"> of bacteria, consistent with previous studies which showed </w:t>
      </w:r>
      <w:del w:id="328" w:author="Craig Nelson" w:date="2026-08-12T20:10:00Z" w16du:dateUtc="2026-08-13T06:10:00Z">
        <w:r w:rsidRPr="003275B7" w:rsidDel="00366C8C">
          <w:rPr>
            <w:rFonts w:ascii="Calibri" w:hAnsi="Calibri" w:cs="Calibri"/>
            <w:color w:val="000000" w:themeColor="text1"/>
          </w:rPr>
          <w:delText>an enrichment in</w:delText>
        </w:r>
      </w:del>
      <w:ins w:id="329" w:author="Craig Nelson" w:date="2026-08-12T20:10:00Z" w16du:dateUtc="2026-08-13T06:10:00Z">
        <w:r w:rsidR="00366C8C">
          <w:rPr>
            <w:rFonts w:ascii="Calibri" w:hAnsi="Calibri" w:cs="Calibri"/>
            <w:color w:val="000000" w:themeColor="text1"/>
            <w:lang w:val="en-US"/>
          </w:rPr>
          <w:t>a shift toward</w:t>
        </w:r>
      </w:ins>
      <w:r w:rsidRPr="003275B7">
        <w:rPr>
          <w:rFonts w:ascii="Calibri" w:hAnsi="Calibri" w:cs="Calibri"/>
          <w:color w:val="000000" w:themeColor="text1"/>
        </w:rPr>
        <w:t xml:space="preserve"> copiotrophic bacterial taxa in </w:t>
      </w:r>
      <w:del w:id="330" w:author="Craig Nelson" w:date="2026-08-12T20:10:00Z" w16du:dateUtc="2026-08-13T06:10:00Z">
        <w:r w:rsidRPr="003275B7" w:rsidDel="00366C8C">
          <w:rPr>
            <w:rFonts w:ascii="Calibri" w:hAnsi="Calibri" w:cs="Calibri"/>
            <w:color w:val="000000" w:themeColor="text1"/>
          </w:rPr>
          <w:delText>algal exudates</w:delText>
        </w:r>
      </w:del>
      <w:ins w:id="331" w:author="Craig Nelson" w:date="2026-08-12T20:10:00Z" w16du:dateUtc="2026-08-13T06:10:00Z">
        <w:r w:rsidR="00366C8C">
          <w:rPr>
            <w:rFonts w:ascii="Calibri" w:hAnsi="Calibri" w:cs="Calibri"/>
            <w:color w:val="000000" w:themeColor="text1"/>
            <w:lang w:val="en-US"/>
          </w:rPr>
          <w:t>algal dominated reefs</w:t>
        </w:r>
      </w:ins>
      <w:r w:rsidR="00220A48" w:rsidRPr="003275B7">
        <w:rPr>
          <w:rFonts w:ascii="Calibri" w:hAnsi="Calibri" w:cs="Calibri"/>
          <w:color w:val="000000" w:themeColor="text1"/>
        </w:rPr>
        <w:t xml:space="preserve"> </w:t>
      </w:r>
      <w:r w:rsidR="00220A48" w:rsidRPr="003275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{"citationID":"a2bcnnv5q7k","properties":{"unsorted":false,"formattedCitation":"(Haas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220A48" w:rsidRPr="003275B7">
        <w:rPr>
          <w:rFonts w:ascii="Calibri" w:hAnsi="Calibri" w:cs="Calibri"/>
          <w:color w:val="000000" w:themeColor="text1"/>
        </w:rPr>
        <w:fldChar w:fldCharType="separate"/>
      </w:r>
      <w:r w:rsidR="00D20A7D" w:rsidRPr="00D20A7D">
        <w:rPr>
          <w:rFonts w:ascii="Calibri" w:hAnsi="Calibri" w:cs="Calibri"/>
          <w:color w:val="000000"/>
          <w:kern w:val="0"/>
          <w:lang w:val="en-US"/>
        </w:rPr>
        <w:t>(Haas et al., 2016)</w:t>
      </w:r>
      <w:r w:rsidR="00220A48" w:rsidRPr="003275B7">
        <w:rPr>
          <w:rFonts w:ascii="Calibri" w:hAnsi="Calibri" w:cs="Calibri"/>
          <w:color w:val="000000" w:themeColor="text1"/>
        </w:rPr>
        <w:fldChar w:fldCharType="end"/>
      </w:r>
      <w:r w:rsidR="003275B7">
        <w:rPr>
          <w:rFonts w:ascii="Calibri" w:hAnsi="Calibri" w:cs="Calibri"/>
          <w:color w:val="000000" w:themeColor="text1"/>
        </w:rPr>
        <w:t>. In place of oligotrophic genera,</w:t>
      </w:r>
      <w:r w:rsidR="00ED1536">
        <w:rPr>
          <w:rFonts w:ascii="Calibri" w:hAnsi="Calibri" w:cs="Calibri"/>
          <w:color w:val="000000" w:themeColor="text1"/>
        </w:rPr>
        <w:t xml:space="preserve"> algal enrichment was associated with</w:t>
      </w:r>
      <w:r w:rsidR="003275B7">
        <w:rPr>
          <w:rFonts w:ascii="Calibri" w:hAnsi="Calibri" w:cs="Calibri"/>
          <w:color w:val="000000" w:themeColor="text1"/>
        </w:rPr>
        <w:t xml:space="preserve"> bacterial genera in the families</w:t>
      </w:r>
      <w:r w:rsidRPr="003275B7">
        <w:rPr>
          <w:rFonts w:ascii="Calibri" w:hAnsi="Calibri" w:cs="Calibri"/>
          <w:color w:val="000000" w:themeColor="text1"/>
        </w:rPr>
        <w:t xml:space="preserve"> Rhodobacteraceae </w:t>
      </w:r>
      <w:r w:rsidR="00ED1536">
        <w:rPr>
          <w:rFonts w:ascii="Calibri" w:hAnsi="Calibri" w:cs="Calibri"/>
          <w:color w:val="000000" w:themeColor="text1"/>
        </w:rPr>
        <w:t>which</w:t>
      </w:r>
      <w:r w:rsidR="003275B7">
        <w:rPr>
          <w:rFonts w:ascii="Calibri" w:hAnsi="Calibri" w:cs="Calibri"/>
          <w:color w:val="000000" w:themeColor="text1"/>
        </w:rPr>
        <w:t xml:space="preserve"> have been </w:t>
      </w:r>
      <w:r w:rsidRPr="003275B7">
        <w:rPr>
          <w:rFonts w:ascii="Calibri" w:hAnsi="Calibri" w:cs="Calibri"/>
          <w:color w:val="000000" w:themeColor="text1"/>
        </w:rPr>
        <w:t>widely reported enriched on algal exudates</w:t>
      </w:r>
      <w:r w:rsidR="00220A48" w:rsidRPr="003275B7">
        <w:rPr>
          <w:rFonts w:ascii="Calibri" w:hAnsi="Calibri" w:cs="Calibri"/>
          <w:color w:val="000000" w:themeColor="text1"/>
        </w:rPr>
        <w:t xml:space="preserve"> </w:t>
      </w:r>
      <w:r w:rsidR="00220A48" w:rsidRPr="003275B7">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{"citationID":"aep3s8a3p5","properties":{"unsorted":false,"formattedCitation":"(Nelson et al., 2013; Quinlan et al., 2025; Weber et al., 2022)","plainCitation":"(Nelson et al., 2013; Quinlan et al., 2025; Weber et al., 2022)","noteIndex":0},"citationItems":[{"id":4818,"uris":["http://zotero.org/users/9067719/items/HRLFLZPA"],"itemData":{"id":4818,"type":"article-journal","abstract":"Abstract\n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w:instrText>
      </w:r>
      <w:r w:rsidR="00D20A7D">
        <w:rPr>
          <w:rFonts w:ascii="Calibri" w:hAnsi="Calibri" w:cs="Calibri" w:hint="eastAsia"/>
          <w:color w:val="000000" w:themeColor="text1"/>
        </w:rPr>
        <w:instrText>e":"27","author":[{"family":"Quinlan","given":"Zachary A."},{"family":"Nelson","given":"Craig E."},{"family":"Koester","given":"Irina"},{"family":"Petras","given":"Daniel"},{"family":"Nothias","given":"Louis</w:instrText>
      </w:r>
      <w:r w:rsidR="00D20A7D">
        <w:rPr>
          <w:rFonts w:ascii="Calibri" w:hAnsi="Calibri" w:cs="Calibri" w:hint="eastAsia"/>
          <w:color w:val="000000" w:themeColor="text1"/>
        </w:rPr>
        <w:instrText>‐</w:instrText>
      </w:r>
      <w:r w:rsidR="00D20A7D">
        <w:rPr>
          <w:rFonts w:ascii="Calibri" w:hAnsi="Calibri" w:cs="Calibri" w:hint="eastAsia"/>
          <w:color w:val="000000" w:themeColor="text1"/>
        </w:rPr>
        <w:instrText>Felix"},{"family":"Comstock","given":"Jacquelin</w:instrText>
      </w:r>
      <w:r w:rsidR="00D20A7D">
        <w:rPr>
          <w:rFonts w:ascii="Calibri" w:hAnsi="Calibri" w:cs="Calibri"/>
          <w:color w:val="000000" w:themeColor="text1"/>
        </w:rPr>
        <w:instrText xml:space="preserve">e"},{"family":"White","given":"Brandie M."},{"family":"Aluwihare","given":"Lihini I."},{"family":"Bailey","given":"Barbara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220A48" w:rsidRPr="003275B7">
        <w:rPr>
          <w:rFonts w:ascii="Calibri" w:hAnsi="Calibri" w:cs="Calibri"/>
          <w:color w:val="000000" w:themeColor="text1"/>
        </w:rPr>
        <w:fldChar w:fldCharType="separate"/>
      </w:r>
      <w:r w:rsidR="00D20A7D" w:rsidRPr="00D20A7D">
        <w:rPr>
          <w:rFonts w:ascii="Calibri" w:hAnsi="Calibri" w:cs="Calibri"/>
          <w:color w:val="000000"/>
          <w:kern w:val="0"/>
          <w:lang w:val="en-US"/>
        </w:rPr>
        <w:t>(Nelson et al., 2013; Quinlan et al., 2025; Weber et al., 2022)</w:t>
      </w:r>
      <w:r w:rsidR="00220A48" w:rsidRPr="003275B7">
        <w:rPr>
          <w:rFonts w:ascii="Calibri" w:hAnsi="Calibri" w:cs="Calibri"/>
          <w:color w:val="000000" w:themeColor="text1"/>
        </w:rPr>
        <w:fldChar w:fldCharType="end"/>
      </w:r>
      <w:r w:rsidR="008C00BD">
        <w:rPr>
          <w:rFonts w:ascii="Calibri" w:hAnsi="Calibri" w:cs="Calibri"/>
          <w:color w:val="000000" w:themeColor="text1"/>
        </w:rPr>
        <w:t>,</w:t>
      </w:r>
      <w:r w:rsidR="00ED1536">
        <w:rPr>
          <w:rFonts w:ascii="Calibri" w:hAnsi="Calibri" w:cs="Calibri"/>
          <w:color w:val="000000" w:themeColor="text1"/>
        </w:rPr>
        <w:t xml:space="preserve"> and</w:t>
      </w:r>
      <w:r w:rsidR="008C00BD">
        <w:rPr>
          <w:rFonts w:ascii="Calibri" w:hAnsi="Calibri" w:cs="Calibri"/>
          <w:color w:val="000000" w:themeColor="text1"/>
        </w:rPr>
        <w:t xml:space="preserve"> </w:t>
      </w:r>
      <w:commentRangeStart w:id="332"/>
      <w:r w:rsidR="008C00BD">
        <w:rPr>
          <w:rFonts w:ascii="Calibri" w:hAnsi="Calibri" w:cs="Calibri"/>
          <w:color w:val="000000" w:themeColor="text1"/>
        </w:rPr>
        <w:t>Nitrincolaceae</w:t>
      </w:r>
      <w:r w:rsidR="00ED1536">
        <w:rPr>
          <w:rFonts w:ascii="Calibri" w:hAnsi="Calibri" w:cs="Calibri"/>
          <w:color w:val="000000" w:themeColor="text1"/>
        </w:rPr>
        <w:t xml:space="preserve"> and </w:t>
      </w:r>
      <w:r w:rsidR="008C00BD">
        <w:rPr>
          <w:rFonts w:ascii="Calibri" w:hAnsi="Calibri" w:cs="Calibri"/>
          <w:color w:val="000000" w:themeColor="text1"/>
        </w:rPr>
        <w:t xml:space="preserve">Cellvibrionadaceae </w:t>
      </w:r>
      <w:r w:rsidR="00ED1536">
        <w:rPr>
          <w:rFonts w:ascii="Calibri" w:hAnsi="Calibri" w:cs="Calibri"/>
          <w:color w:val="000000" w:themeColor="text1"/>
        </w:rPr>
        <w:t xml:space="preserve">which have been detected in coral microbiome </w:t>
      </w:r>
      <w:r w:rsidR="006B584E">
        <w:rPr>
          <w:rFonts w:ascii="Calibri" w:hAnsi="Calibri" w:cs="Calibri"/>
          <w:color w:val="000000" w:themeColor="text1"/>
        </w:rPr>
        <w:t>under</w:t>
      </w:r>
      <w:r w:rsidR="00ED1536">
        <w:rPr>
          <w:rFonts w:ascii="Calibri" w:hAnsi="Calibri" w:cs="Calibri"/>
          <w:color w:val="000000" w:themeColor="text1"/>
        </w:rPr>
        <w:t xml:space="preserve"> stress conditions such </w:t>
      </w:r>
      <w:r w:rsidR="00ED1536">
        <w:rPr>
          <w:rFonts w:ascii="Calibri" w:hAnsi="Calibri" w:cs="Calibri"/>
          <w:color w:val="000000" w:themeColor="text1"/>
        </w:rPr>
        <w:lastRenderedPageBreak/>
        <w:t>as hypoxia</w:t>
      </w:r>
      <w:r w:rsidR="00EF5C60">
        <w:rPr>
          <w:rFonts w:ascii="Calibri" w:hAnsi="Calibri" w:cs="Calibri"/>
          <w:color w:val="000000" w:themeColor="text1"/>
        </w:rPr>
        <w:t xml:space="preserve">, </w:t>
      </w:r>
      <w:r w:rsidR="00ED1536">
        <w:rPr>
          <w:rFonts w:ascii="Calibri" w:hAnsi="Calibri" w:cs="Calibri"/>
          <w:color w:val="000000" w:themeColor="text1"/>
        </w:rPr>
        <w:t>disease</w:t>
      </w:r>
      <w:r w:rsidR="00EF5C60">
        <w:rPr>
          <w:rFonts w:ascii="Calibri" w:hAnsi="Calibri" w:cs="Calibri"/>
          <w:color w:val="000000" w:themeColor="text1"/>
        </w:rPr>
        <w:t xml:space="preserve"> or heat stress</w:t>
      </w:r>
      <w:r w:rsidR="00ED1536">
        <w:rPr>
          <w:rFonts w:ascii="Calibri" w:hAnsi="Calibri" w:cs="Calibri"/>
          <w:color w:val="000000" w:themeColor="text1"/>
        </w:rPr>
        <w:t xml:space="preserve"> </w:t>
      </w:r>
      <w:r w:rsidR="00ED1536">
        <w:rPr>
          <w:rFonts w:ascii="Calibri" w:hAnsi="Calibri" w:cs="Calibri"/>
          <w:color w:val="000000" w:themeColor="text1"/>
        </w:rPr>
        <w:fldChar w:fldCharType="begin"/>
      </w:r>
      <w:r w:rsidR="00D20A7D">
        <w:rPr>
          <w:rFonts w:ascii="Calibri" w:hAnsi="Calibri" w:cs="Calibri"/>
          <w:color w:val="000000" w:themeColor="text1"/>
        </w:rPr>
        <w:instrText xml:space="preserve"> ADDIN ZOTERO_ITEM CSL_CITATION {"citationID":"a2b4irkv27o","properties":{"unsorted":false,"formattedCitation":"(Howard et al., 2023; Monta\\uc0\\u241{}o-Salazar et al., 2023)","plainCitation":"(Howard et al., 2023; Montaño-Salazar et al., 2023)","noteIndex":0},"citationItems":[{"id":6453,"uris":["http://zotero.org/users/9067719/items/A3ASR3YW"],"itemData":{"id":6453,"type":"article-journal","citation-key":"howard2023shifts","container-title":"Applied and Environmental Microbiology","issue":"11","page":"e00577–23","publisher":"American Society for Microbiology 1752 N St., NW, Washington, DC","title":"Shifts in the coral microbiome in response to in situ experimental deoxygenation","volume":"89","author":[{"family":"Howard","given":"Rachel D"},{"family":"Schul","given":"Monica D"},{"family":"Rodriguez Bravo","given":"Lucia M"},{"family":"Altieri","given":"Andrew H"},{"family":"Meyer","given":"Julie L"}],"issued":{"date-parts":[["2023"]]}}},{"id":6455,"uris":["http://zotero.org/users/9067719/items/WE3Q5IUA"],"itemData":{"id":6455,"type":"article-journal","abstract":"Abstract\n            \n              The coral microbiome conforms a proxy to study effects of changing environmental conditions. However, scarce information exists regarding microbiome dynamics and host acclimation in response to environmental changes associated to global-scale disturbances. We assessed El Niño Southern Oscillation (ENSO)-derived thermal anomalies shifts in the bacterial microbiome of\n              Pacifigorgia cairnsi\n              (Gorgoniidae: Octocorallia) from the remote island of Malpelo in the Tropical Eastern Pacific. Malpelo is a hot spot of biodiversity and lacks direct coastal anthropogenic impacts. We evaluated the community composition and predicted functional profiles of the microbiome during 2015, 2017 and 2018, including different phases of ENSO cycle. The bacterial community diversity and composition between the warming and cooling phase were similar, but differed from the neutral phase. Relative abundances of different microbiome core members such as\n              Endozoicomonas\n              and\n              Mycoplasma\n              mainly drove these differences. An acclimated coral holobiont is suggested not just to warm but also to cold stress by embracing similar microbiome shifts and functional redundancy that allow maintaining coral’s viability under thermal stress. Responses of the microbiome of unperturbed sea fans such as\n              P. cairnsi\n              in Malpelo could be acting as an extended phenotype facilitating the acclimation at the holobiont level.","citation-key":"montano-salazarMicrobialShiftsAssociated2023","container-title":"Scientific Reports","DOI":"10.1038/s41598-023-49049-6","ISSN":"2045-2322","issue":"1","journalAbbreviation":"Sci Rep","language":"en","page":"22049","source":"DOI.org (Crossref)","title":"Microbial shifts associated to ENSO-derived thermal anomalies reveal coral acclimation at holobiont level","volume":"13","author":[{"family":"Montaño-Salazar","given":"Sandra"},{"family":"Quintanilla","given":"Elena"},{"family":"Sánchez","given":"Juan A."}],"issued":{"date-parts":[["2023",12,12]]}}}],"schema":"https://github.com/citation-style-language/schema/raw/master/csl-citation.json"} </w:instrText>
      </w:r>
      <w:r w:rsidR="00ED1536">
        <w:rPr>
          <w:rFonts w:ascii="Calibri" w:hAnsi="Calibri" w:cs="Calibri"/>
          <w:color w:val="000000" w:themeColor="text1"/>
        </w:rPr>
        <w:fldChar w:fldCharType="separate"/>
      </w:r>
      <w:r w:rsidR="00D20A7D" w:rsidRPr="00D20A7D">
        <w:rPr>
          <w:rFonts w:ascii="Calibri" w:hAnsi="Calibri" w:cs="Calibri"/>
          <w:color w:val="000000"/>
          <w:kern w:val="0"/>
          <w:lang w:val="en-US"/>
        </w:rPr>
        <w:t>(Howard et al., 2023; Montaño-Salazar et al., 2023)</w:t>
      </w:r>
      <w:r w:rsidR="00ED1536">
        <w:rPr>
          <w:rFonts w:ascii="Calibri" w:hAnsi="Calibri" w:cs="Calibri"/>
          <w:color w:val="000000" w:themeColor="text1"/>
        </w:rPr>
        <w:fldChar w:fldCharType="end"/>
      </w:r>
      <w:commentRangeEnd w:id="332"/>
      <w:r w:rsidR="00366C8C" w:rsidRPr="003275B7">
        <w:rPr>
          <w:rStyle w:val="Marquedecommentaire"/>
          <w:rFonts w:ascii="Calibri" w:hAnsi="Calibri" w:cs="Calibri"/>
          <w:color w:val="000000" w:themeColor="text1"/>
          <w:sz w:val="24"/>
          <w:szCs w:val="24"/>
        </w:rPr>
        <w:commentReference w:id="332"/>
      </w:r>
      <w:r w:rsidRPr="003275B7">
        <w:rPr>
          <w:rFonts w:ascii="Calibri" w:hAnsi="Calibri" w:cs="Calibri"/>
          <w:color w:val="000000" w:themeColor="text1"/>
        </w:rPr>
        <w:t xml:space="preserve">. </w:t>
      </w:r>
      <w:commentRangeStart w:id="333"/>
      <w:r w:rsidRPr="003275B7">
        <w:rPr>
          <w:rFonts w:ascii="Calibri" w:hAnsi="Calibri" w:cs="Calibri"/>
          <w:color w:val="000000" w:themeColor="text1"/>
        </w:rPr>
        <w:t>As such our results reinforce that algal exudates restructure bacterial communities away from oligotrophic specialists</w:t>
      </w:r>
      <w:r w:rsidR="00EF5C60">
        <w:rPr>
          <w:rFonts w:ascii="Calibri" w:hAnsi="Calibri" w:cs="Calibri"/>
          <w:color w:val="000000" w:themeColor="text1"/>
        </w:rPr>
        <w:t>.</w:t>
      </w:r>
      <w:commentRangeEnd w:id="333"/>
      <w:r w:rsidR="00366C8C">
        <w:rPr>
          <w:rStyle w:val="Marquedecommentaire"/>
          <w:rFonts w:ascii="Calibri" w:hAnsi="Calibri" w:cs="Calibri"/>
          <w:color w:val="000000" w:themeColor="text1"/>
          <w:sz w:val="24"/>
          <w:szCs w:val="24"/>
        </w:rPr>
        <w:commentReference w:id="333"/>
      </w:r>
      <w:r w:rsidR="00EF5C60">
        <w:rPr>
          <w:rFonts w:ascii="Calibri" w:hAnsi="Calibri" w:cs="Calibri"/>
          <w:color w:val="000000" w:themeColor="text1"/>
        </w:rPr>
        <w:t xml:space="preserve">  </w:t>
      </w:r>
    </w:p>
    <w:p w14:paraId="79289453" w14:textId="77777777" w:rsidR="0013065B" w:rsidRPr="00F0557B" w:rsidRDefault="0013065B" w:rsidP="00934F70">
      <w:pPr>
        <w:spacing w:line="360" w:lineRule="auto"/>
        <w:rPr>
          <w:rFonts w:ascii="Calibri" w:hAnsi="Calibri" w:cs="Calibri"/>
          <w:color w:val="000000" w:themeColor="text1"/>
        </w:rPr>
      </w:pPr>
    </w:p>
    <w:p w14:paraId="11ADC53C" w14:textId="24CF23DF" w:rsidR="0037287D" w:rsidRPr="00F0557B" w:rsidRDefault="0037287D" w:rsidP="00934F70">
      <w:pPr>
        <w:spacing w:line="360" w:lineRule="auto"/>
        <w:rPr>
          <w:rFonts w:ascii="Calibri" w:hAnsi="Calibri" w:cs="Calibri"/>
          <w:color w:val="000000" w:themeColor="text1"/>
        </w:rPr>
      </w:pPr>
    </w:p>
    <w:p w14:paraId="4F677CE3" w14:textId="6E207B85" w:rsidR="0037287D" w:rsidRPr="00F0557B" w:rsidRDefault="0037287D" w:rsidP="00934F70">
      <w:pPr>
        <w:spacing w:line="360" w:lineRule="auto"/>
        <w:rPr>
          <w:rFonts w:ascii="Calibri" w:hAnsi="Calibri" w:cs="Calibri"/>
          <w:color w:val="000000" w:themeColor="text1"/>
        </w:rPr>
      </w:pPr>
      <w:r w:rsidRPr="00F0557B">
        <w:rPr>
          <w:rFonts w:ascii="Calibri" w:hAnsi="Calibri" w:cs="Calibri"/>
          <w:color w:val="000000" w:themeColor="text1"/>
        </w:rPr>
        <w:t xml:space="preserve"> </w:t>
      </w:r>
    </w:p>
    <w:p w14:paraId="406BD894" w14:textId="04607B1D"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1B9CC912" w14:textId="77777777" w:rsidR="0013065B" w:rsidRPr="00F0557B" w:rsidRDefault="0013065B" w:rsidP="00934F70">
      <w:pPr>
        <w:pStyle w:val="Titre1"/>
        <w:spacing w:line="360" w:lineRule="auto"/>
        <w:rPr>
          <w:rFonts w:ascii="Calibri" w:hAnsi="Calibri" w:cs="Calibri"/>
          <w:b/>
          <w:bCs/>
          <w:color w:val="000000" w:themeColor="text1"/>
        </w:rPr>
      </w:pPr>
      <w:bookmarkStart w:id="334" w:name="_Toc232771533"/>
      <w:bookmarkStart w:id="335" w:name="_Toc234162435"/>
      <w:r w:rsidRPr="00F0557B">
        <w:rPr>
          <w:rFonts w:ascii="Calibri" w:hAnsi="Calibri" w:cs="Calibri"/>
          <w:b/>
          <w:bCs/>
          <w:color w:val="000000" w:themeColor="text1"/>
        </w:rPr>
        <w:lastRenderedPageBreak/>
        <w:t>Conclusion</w:t>
      </w:r>
      <w:bookmarkEnd w:id="334"/>
      <w:bookmarkEnd w:id="335"/>
    </w:p>
    <w:p w14:paraId="045FB6BE" w14:textId="08EC3B67" w:rsidR="0013065B" w:rsidRPr="00F0557B" w:rsidRDefault="0013065B" w:rsidP="00EF5C60">
      <w:pPr>
        <w:spacing w:line="360" w:lineRule="auto"/>
        <w:ind w:firstLine="708"/>
        <w:rPr>
          <w:rFonts w:ascii="Calibri" w:hAnsi="Calibri" w:cs="Calibri"/>
          <w:color w:val="000000" w:themeColor="text1"/>
        </w:rPr>
      </w:pPr>
      <w:r w:rsidRPr="00F0557B">
        <w:rPr>
          <w:rFonts w:ascii="Calibri" w:hAnsi="Calibri" w:cs="Calibri"/>
          <w:color w:val="000000" w:themeColor="text1"/>
        </w:rPr>
        <w:t>The preservation of coral reefs is an urgent conservation priority as corals have been steadily declining due to anthropogenic forcings and global climate change. Our findings show that macroalgal enrichment in coral reefs did not change the exudation of bulk DOC but rather altered the composition of organic exudates</w:t>
      </w:r>
      <w:r w:rsidR="00EF5C60">
        <w:rPr>
          <w:rFonts w:ascii="Calibri" w:hAnsi="Calibri" w:cs="Calibri"/>
          <w:color w:val="000000" w:themeColor="text1"/>
        </w:rPr>
        <w:t xml:space="preserve"> which was linked to an increase in heterotrophic bacteria </w:t>
      </w:r>
      <w:del w:id="336" w:author="Craig Nelson" w:date="2026-08-12T20:12:00Z" w16du:dateUtc="2026-08-13T06:12:00Z">
        <w:r w:rsidR="00EF5C60" w:rsidDel="00366C8C">
          <w:rPr>
            <w:rFonts w:ascii="Calibri" w:hAnsi="Calibri" w:cs="Calibri"/>
            <w:color w:val="000000" w:themeColor="text1"/>
          </w:rPr>
          <w:delText>anundance</w:delText>
        </w:r>
      </w:del>
      <w:ins w:id="337" w:author="Craig Nelson" w:date="2026-08-12T20:12:00Z" w16du:dateUtc="2026-08-13T06:12:00Z">
        <w:r w:rsidR="00366C8C">
          <w:rPr>
            <w:rFonts w:ascii="Calibri" w:hAnsi="Calibri" w:cs="Calibri"/>
            <w:color w:val="000000" w:themeColor="text1"/>
          </w:rPr>
          <w:t>a</w:t>
        </w:r>
        <w:r w:rsidR="00366C8C">
          <w:rPr>
            <w:rFonts w:ascii="Calibri" w:hAnsi="Calibri" w:cs="Calibri"/>
            <w:color w:val="000000" w:themeColor="text1"/>
            <w:lang w:val="en-US"/>
          </w:rPr>
          <w:t>b</w:t>
        </w:r>
        <w:r w:rsidR="00366C8C">
          <w:rPr>
            <w:rFonts w:ascii="Calibri" w:hAnsi="Calibri" w:cs="Calibri"/>
            <w:color w:val="000000" w:themeColor="text1"/>
          </w:rPr>
          <w:t>undance</w:t>
        </w:r>
      </w:ins>
      <w:r w:rsidR="00EF5C60">
        <w:rPr>
          <w:rFonts w:ascii="Calibri" w:hAnsi="Calibri" w:cs="Calibri"/>
          <w:color w:val="000000" w:themeColor="text1"/>
        </w:rPr>
        <w:t>, and a decrease in cyanobacteria (</w:t>
      </w:r>
      <w:r w:rsidR="00EF5C60" w:rsidRPr="00EF5C60">
        <w:rPr>
          <w:rFonts w:ascii="Calibri" w:hAnsi="Calibri" w:cs="Calibri"/>
          <w:i/>
          <w:iCs/>
          <w:color w:val="000000" w:themeColor="text1"/>
        </w:rPr>
        <w:t>Synechococcus</w:t>
      </w:r>
      <w:r w:rsidR="00EF5C60">
        <w:rPr>
          <w:rFonts w:ascii="Calibri" w:hAnsi="Calibri" w:cs="Calibri"/>
          <w:color w:val="000000" w:themeColor="text1"/>
        </w:rPr>
        <w:t>).</w:t>
      </w:r>
      <w:r w:rsidRPr="00F0557B">
        <w:rPr>
          <w:rFonts w:ascii="Calibri" w:hAnsi="Calibri" w:cs="Calibri"/>
          <w:color w:val="000000" w:themeColor="text1"/>
        </w:rPr>
        <w:t xml:space="preserve"> Macroalgal enrichment is also associated with distinct bacterioplankton communities which are depleted of oligotrophic bacterial taxa</w:t>
      </w:r>
      <w:r w:rsidR="00EF5C60">
        <w:rPr>
          <w:rFonts w:ascii="Calibri" w:hAnsi="Calibri" w:cs="Calibri"/>
          <w:color w:val="000000" w:themeColor="text1"/>
        </w:rPr>
        <w:t xml:space="preserve"> due to enrichment in copiotrophic bacterial families found under phase shift, heat stress, disease, and/or hypoxic conditions</w:t>
      </w:r>
      <w:r w:rsidRPr="00F0557B">
        <w:rPr>
          <w:rFonts w:ascii="Calibri" w:hAnsi="Calibri" w:cs="Calibri"/>
          <w:color w:val="000000" w:themeColor="text1"/>
        </w:rPr>
        <w:t xml:space="preserve">. Developing a mechanistic understanding of coral-algal phase shifts and coral reef microbialization is essential to understand the resilience of coral reefs and their capacity to recover from disturbances, but also to identify coupled systems which may be impacted by biogeochemical changes, e.g., water quality, disease ecology, ecosystem productivity, and food web transfers. Insights from this study are particularly relevant for tropical coastal communities that rely on marine resources for sustenance, cultural practices, and economic development. Understanding the intricacy of microbially mediated processes is an important consideration for the development of management plans at the local level but also for regional and global conservation efforts. Further investigations on the composition of the benthic exudates and the bacterial metabolic pathways involved in the degradation of exudates are necessary to better understand biogeochemical cycling under coral-algal phase shifts worldwide.  </w:t>
      </w:r>
    </w:p>
    <w:p w14:paraId="705A82BF" w14:textId="77777777" w:rsidR="0013065B" w:rsidRPr="00F0557B" w:rsidRDefault="0013065B" w:rsidP="00934F70">
      <w:pPr>
        <w:spacing w:line="360" w:lineRule="auto"/>
        <w:rPr>
          <w:rFonts w:ascii="Calibri" w:hAnsi="Calibri" w:cs="Calibri"/>
          <w:color w:val="000000" w:themeColor="text1"/>
        </w:rPr>
      </w:pPr>
    </w:p>
    <w:p w14:paraId="58B2C19D" w14:textId="5CBA7D93" w:rsidR="0013065B" w:rsidRPr="00F0557B" w:rsidRDefault="0013065B" w:rsidP="00934F70">
      <w:pPr>
        <w:spacing w:line="360" w:lineRule="auto"/>
        <w:rPr>
          <w:rFonts w:ascii="Calibri" w:hAnsi="Calibri" w:cs="Calibri"/>
          <w:color w:val="000000" w:themeColor="text1"/>
        </w:rPr>
      </w:pPr>
      <w:r w:rsidRPr="00F0557B">
        <w:rPr>
          <w:rFonts w:ascii="Calibri" w:hAnsi="Calibri" w:cs="Calibri"/>
          <w:color w:val="000000" w:themeColor="text1"/>
        </w:rPr>
        <w:br w:type="page"/>
      </w:r>
    </w:p>
    <w:p w14:paraId="79704C90" w14:textId="09B49056" w:rsidR="0013065B" w:rsidRPr="00FA3C7C" w:rsidRDefault="0013065B" w:rsidP="00934F70">
      <w:pPr>
        <w:pStyle w:val="Titre1"/>
        <w:spacing w:line="360" w:lineRule="auto"/>
        <w:rPr>
          <w:rFonts w:ascii="Calibri" w:hAnsi="Calibri" w:cs="Calibri"/>
          <w:b/>
          <w:bCs/>
          <w:color w:val="000000" w:themeColor="text1"/>
        </w:rPr>
      </w:pPr>
      <w:bookmarkStart w:id="338" w:name="_Toc232771534"/>
      <w:bookmarkStart w:id="339" w:name="_Toc234162436"/>
      <w:r w:rsidRPr="00F0557B">
        <w:rPr>
          <w:rFonts w:ascii="Calibri" w:hAnsi="Calibri" w:cs="Calibri"/>
          <w:b/>
          <w:bCs/>
          <w:color w:val="000000" w:themeColor="text1"/>
        </w:rPr>
        <w:lastRenderedPageBreak/>
        <w:t>References</w:t>
      </w:r>
      <w:bookmarkEnd w:id="338"/>
      <w:bookmarkEnd w:id="339"/>
    </w:p>
    <w:p w14:paraId="6A2C1AC3" w14:textId="77777777" w:rsidR="00D20A7D" w:rsidRPr="00D20A7D" w:rsidRDefault="00FF1900" w:rsidP="00D20A7D">
      <w:pPr>
        <w:pStyle w:val="Bibliographie"/>
        <w:rPr>
          <w:rFonts w:ascii="Aptos"/>
          <w:lang w:val="en-US"/>
        </w:rPr>
      </w:pPr>
      <w:r w:rsidRPr="00FA3C7C">
        <w:rPr>
          <w:rFonts w:ascii="Calibri" w:hAnsi="Calibri" w:cs="Calibri"/>
          <w:color w:val="000000" w:themeColor="text1"/>
        </w:rPr>
        <w:fldChar w:fldCharType="begin"/>
      </w:r>
      <w:r w:rsidR="00D20A7D">
        <w:rPr>
          <w:rFonts w:ascii="Calibri" w:hAnsi="Calibri" w:cs="Calibri"/>
          <w:color w:val="000000" w:themeColor="text1"/>
        </w:rPr>
        <w:instrText xml:space="preserve"> ADDIN ZOTERO_BIBL {"uncited":[],"omitted":[],"custom":[]} CSL_BIBLIOGRAPHY </w:instrText>
      </w:r>
      <w:r w:rsidRPr="00FA3C7C">
        <w:rPr>
          <w:rFonts w:ascii="Calibri" w:hAnsi="Calibri" w:cs="Calibri"/>
          <w:color w:val="000000" w:themeColor="text1"/>
        </w:rPr>
        <w:fldChar w:fldCharType="separate"/>
      </w:r>
      <w:r w:rsidR="00D20A7D" w:rsidRPr="00D20A7D">
        <w:rPr>
          <w:rFonts w:ascii="Aptos"/>
          <w:lang w:val="en-US"/>
        </w:rPr>
        <w:t>Adam, T. C., Burkepile, D. E., Holbrook, S. J., Carpenter, R. C., Claudet, J., Loiseau, C., Thiault, L., Brooks, A. J., Washburn, L., &amp; Schmitt, R. J. (2021). Landscape</w:t>
      </w:r>
      <w:r w:rsidR="00D20A7D" w:rsidRPr="00D20A7D">
        <w:rPr>
          <w:rFonts w:ascii="Aptos" w:cs="Cambria Math"/>
          <w:lang w:val="en-US"/>
        </w:rPr>
        <w:t>‐</w:t>
      </w:r>
      <w:r w:rsidR="00D20A7D" w:rsidRPr="00D20A7D">
        <w:rPr>
          <w:rFonts w:ascii="Aptos"/>
          <w:lang w:val="en-US"/>
        </w:rPr>
        <w:t xml:space="preserve">scale patterns of nutrient enrichment in a coral reef ecosystem: Implications for coral to algae phase shifts. </w:t>
      </w:r>
      <w:r w:rsidR="00D20A7D" w:rsidRPr="00D20A7D">
        <w:rPr>
          <w:rFonts w:ascii="Aptos"/>
          <w:i/>
          <w:iCs/>
          <w:lang w:val="en-US"/>
        </w:rPr>
        <w:t>Ecological Applications</w:t>
      </w:r>
      <w:r w:rsidR="00D20A7D" w:rsidRPr="00D20A7D">
        <w:rPr>
          <w:rFonts w:ascii="Aptos"/>
          <w:lang w:val="en-US"/>
        </w:rPr>
        <w:t xml:space="preserve">, </w:t>
      </w:r>
      <w:r w:rsidR="00D20A7D" w:rsidRPr="00D20A7D">
        <w:rPr>
          <w:rFonts w:ascii="Aptos"/>
          <w:i/>
          <w:iCs/>
          <w:lang w:val="en-US"/>
        </w:rPr>
        <w:t>31</w:t>
      </w:r>
      <w:r w:rsidR="00D20A7D" w:rsidRPr="00D20A7D">
        <w:rPr>
          <w:rFonts w:ascii="Aptos"/>
          <w:lang w:val="en-US"/>
        </w:rPr>
        <w:t>(1), e2227. https://doi.org/10.1002/eap.2227</w:t>
      </w:r>
    </w:p>
    <w:p w14:paraId="390B8D85" w14:textId="77777777" w:rsidR="00D20A7D" w:rsidRPr="00D20A7D" w:rsidRDefault="00D20A7D" w:rsidP="00D20A7D">
      <w:pPr>
        <w:pStyle w:val="Bibliographie"/>
        <w:rPr>
          <w:rFonts w:ascii="Aptos"/>
          <w:lang w:val="en-US"/>
        </w:rPr>
      </w:pPr>
      <w:r w:rsidRPr="00D20A7D">
        <w:rPr>
          <w:rFonts w:ascii="Aptos"/>
          <w:lang w:val="en-US"/>
        </w:rPr>
        <w:t xml:space="preserve">Arisdakessian, C., Cleveland, S. B., &amp; Belcaid, M. (2020). MetaFlow|mics: Scalable and Reproducible Nextflow Pipelines for the Analysis of Microbiome Marker Data. </w:t>
      </w:r>
      <w:r w:rsidRPr="00D20A7D">
        <w:rPr>
          <w:rFonts w:ascii="Aptos"/>
          <w:i/>
          <w:iCs/>
          <w:lang w:val="en-US"/>
        </w:rPr>
        <w:t>Practice and Experience in Advanced Research Computing</w:t>
      </w:r>
      <w:r w:rsidRPr="00D20A7D">
        <w:rPr>
          <w:rFonts w:ascii="Aptos"/>
          <w:lang w:val="en-US"/>
        </w:rPr>
        <w:t>, 120–124. https://doi.org/10.1145/3311790.3396664</w:t>
      </w:r>
    </w:p>
    <w:p w14:paraId="0B4109A0" w14:textId="77777777" w:rsidR="00D20A7D" w:rsidRPr="00D20A7D" w:rsidRDefault="00D20A7D" w:rsidP="00D20A7D">
      <w:pPr>
        <w:pStyle w:val="Bibliographie"/>
        <w:rPr>
          <w:rFonts w:ascii="Aptos"/>
          <w:lang w:val="en-US"/>
        </w:rPr>
      </w:pPr>
      <w:r w:rsidRPr="00D20A7D">
        <w:rPr>
          <w:rFonts w:ascii="Aptos"/>
          <w:lang w:val="en-US"/>
        </w:rPr>
        <w:t xml:space="preserve">Bahr, K. D., Jokiel, P. L., &amp; Toonen, R. J. (2015). The unnatural history of Kāne‘ohe Bay: Coral reef resilience in the face of centuries of anthropogenic impacts. </w:t>
      </w:r>
      <w:r w:rsidRPr="00D20A7D">
        <w:rPr>
          <w:rFonts w:ascii="Aptos"/>
          <w:i/>
          <w:iCs/>
          <w:lang w:val="en-US"/>
        </w:rPr>
        <w:t>PeerJ</w:t>
      </w:r>
      <w:r w:rsidRPr="00D20A7D">
        <w:rPr>
          <w:rFonts w:ascii="Aptos"/>
          <w:lang w:val="en-US"/>
        </w:rPr>
        <w:t xml:space="preserve">, </w:t>
      </w:r>
      <w:r w:rsidRPr="00D20A7D">
        <w:rPr>
          <w:rFonts w:ascii="Aptos"/>
          <w:i/>
          <w:iCs/>
          <w:lang w:val="en-US"/>
        </w:rPr>
        <w:t>3</w:t>
      </w:r>
      <w:r w:rsidRPr="00D20A7D">
        <w:rPr>
          <w:rFonts w:ascii="Aptos"/>
          <w:lang w:val="en-US"/>
        </w:rPr>
        <w:t>, e950. https://doi.org/10.7717/peerj.950</w:t>
      </w:r>
    </w:p>
    <w:p w14:paraId="591AFE97" w14:textId="77777777" w:rsidR="00D20A7D" w:rsidRPr="00D20A7D" w:rsidRDefault="00D20A7D" w:rsidP="00D20A7D">
      <w:pPr>
        <w:pStyle w:val="Bibliographie"/>
        <w:rPr>
          <w:rFonts w:ascii="Aptos"/>
          <w:lang w:val="en-US"/>
        </w:rPr>
      </w:pPr>
      <w:r w:rsidRPr="00D20A7D">
        <w:rPr>
          <w:rFonts w:ascii="Aptos"/>
          <w:lang w:val="en-US"/>
        </w:rPr>
        <w:t xml:space="preserve">Barott, K., Williams, G., Vermeij, M., Harris, J., Smith, J., Rohwer, F., &amp; Sandin, S. (2012). Natural history of coral−algae competition across a gradient of human activity in the Line Islands. </w:t>
      </w:r>
      <w:r w:rsidRPr="00D20A7D">
        <w:rPr>
          <w:rFonts w:ascii="Aptos"/>
          <w:i/>
          <w:iCs/>
          <w:lang w:val="en-US"/>
        </w:rPr>
        <w:t>Marine Ecology Progress Series</w:t>
      </w:r>
      <w:r w:rsidRPr="00D20A7D">
        <w:rPr>
          <w:rFonts w:ascii="Aptos"/>
          <w:lang w:val="en-US"/>
        </w:rPr>
        <w:t xml:space="preserve">, </w:t>
      </w:r>
      <w:r w:rsidRPr="00D20A7D">
        <w:rPr>
          <w:rFonts w:ascii="Aptos"/>
          <w:i/>
          <w:iCs/>
          <w:lang w:val="en-US"/>
        </w:rPr>
        <w:t>460</w:t>
      </w:r>
      <w:r w:rsidRPr="00D20A7D">
        <w:rPr>
          <w:rFonts w:ascii="Aptos"/>
          <w:lang w:val="en-US"/>
        </w:rPr>
        <w:t>, 1–12. https://doi.org/10.3354/meps09874</w:t>
      </w:r>
    </w:p>
    <w:p w14:paraId="7BA5BAEC" w14:textId="77777777" w:rsidR="00D20A7D" w:rsidRPr="00D20A7D" w:rsidRDefault="00D20A7D" w:rsidP="00D20A7D">
      <w:pPr>
        <w:pStyle w:val="Bibliographie"/>
        <w:rPr>
          <w:rFonts w:ascii="Aptos"/>
          <w:lang w:val="en-US"/>
        </w:rPr>
      </w:pPr>
      <w:r w:rsidRPr="00D20A7D">
        <w:rPr>
          <w:rFonts w:ascii="Aptos"/>
          <w:lang w:val="en-US"/>
        </w:rPr>
        <w:t xml:space="preserve">Brocke, H. J., Wenzhoefer, F., De Beer, D., Mueller, B., Van Duyl, F. C., &amp; Nugues, M. M. (2015). High dissolved organic carbon release by benthic cyanobacterial mats in a Caribbean reef ecosystem. </w:t>
      </w:r>
      <w:r w:rsidRPr="00D20A7D">
        <w:rPr>
          <w:rFonts w:ascii="Aptos"/>
          <w:i/>
          <w:iCs/>
          <w:lang w:val="en-US"/>
        </w:rPr>
        <w:t>Scientific Reports</w:t>
      </w:r>
      <w:r w:rsidRPr="00D20A7D">
        <w:rPr>
          <w:rFonts w:ascii="Aptos"/>
          <w:lang w:val="en-US"/>
        </w:rPr>
        <w:t xml:space="preserve">, </w:t>
      </w:r>
      <w:r w:rsidRPr="00D20A7D">
        <w:rPr>
          <w:rFonts w:ascii="Aptos"/>
          <w:i/>
          <w:iCs/>
          <w:lang w:val="en-US"/>
        </w:rPr>
        <w:t>5</w:t>
      </w:r>
      <w:r w:rsidRPr="00D20A7D">
        <w:rPr>
          <w:rFonts w:ascii="Aptos"/>
          <w:lang w:val="en-US"/>
        </w:rPr>
        <w:t>(1), 8852. https://doi.org/10.1038/srep08852</w:t>
      </w:r>
    </w:p>
    <w:p w14:paraId="2000E84C" w14:textId="77777777" w:rsidR="00D20A7D" w:rsidRPr="00D20A7D" w:rsidRDefault="00D20A7D" w:rsidP="00D20A7D">
      <w:pPr>
        <w:pStyle w:val="Bibliographie"/>
        <w:rPr>
          <w:rFonts w:ascii="Aptos"/>
          <w:lang w:val="en-US"/>
        </w:rPr>
      </w:pPr>
      <w:r w:rsidRPr="00D20A7D">
        <w:rPr>
          <w:rFonts w:ascii="Aptos"/>
          <w:lang w:val="en-US"/>
        </w:rPr>
        <w:lastRenderedPageBreak/>
        <w:t xml:space="preserve">Bruno, J. F., &amp; Selig, E. R. (2007). Regional Decline of Coral Cover in the Indo-Pacific: Timing, Extent, and Subregional Comparisons. </w:t>
      </w:r>
      <w:r w:rsidRPr="00D20A7D">
        <w:rPr>
          <w:rFonts w:ascii="Aptos"/>
          <w:i/>
          <w:iCs/>
          <w:lang w:val="en-US"/>
        </w:rPr>
        <w:t>PLoS ONE</w:t>
      </w:r>
      <w:r w:rsidRPr="00D20A7D">
        <w:rPr>
          <w:rFonts w:ascii="Aptos"/>
          <w:lang w:val="en-US"/>
        </w:rPr>
        <w:t xml:space="preserve">, </w:t>
      </w:r>
      <w:r w:rsidRPr="00D20A7D">
        <w:rPr>
          <w:rFonts w:ascii="Aptos"/>
          <w:i/>
          <w:iCs/>
          <w:lang w:val="en-US"/>
        </w:rPr>
        <w:t>2</w:t>
      </w:r>
      <w:r w:rsidRPr="00D20A7D">
        <w:rPr>
          <w:rFonts w:ascii="Aptos"/>
          <w:lang w:val="en-US"/>
        </w:rPr>
        <w:t>(8), e711. https://doi.org/10.1371/journal.pone.0000711</w:t>
      </w:r>
    </w:p>
    <w:p w14:paraId="5DDC6920" w14:textId="77777777" w:rsidR="00D20A7D" w:rsidRPr="00D20A7D" w:rsidRDefault="00D20A7D" w:rsidP="00D20A7D">
      <w:pPr>
        <w:pStyle w:val="Bibliographie"/>
        <w:rPr>
          <w:rFonts w:ascii="Aptos"/>
          <w:lang w:val="en-US"/>
        </w:rPr>
      </w:pPr>
      <w:r w:rsidRPr="00D20A7D">
        <w:rPr>
          <w:rFonts w:ascii="Aptos"/>
          <w:lang w:val="en-US"/>
        </w:rPr>
        <w:t xml:space="preserve">Burkepile, D. E., &amp; Hay, M. E. (2006). Herbivore Vs. Nutrient Control of Marine Primary Producers: Context-Dependent Effects. </w:t>
      </w:r>
      <w:r w:rsidRPr="00D20A7D">
        <w:rPr>
          <w:rFonts w:ascii="Aptos"/>
          <w:i/>
          <w:iCs/>
          <w:lang w:val="en-US"/>
        </w:rPr>
        <w:t>Ecology</w:t>
      </w:r>
      <w:r w:rsidRPr="00D20A7D">
        <w:rPr>
          <w:rFonts w:ascii="Aptos"/>
          <w:lang w:val="en-US"/>
        </w:rPr>
        <w:t xml:space="preserve">, </w:t>
      </w:r>
      <w:r w:rsidRPr="00D20A7D">
        <w:rPr>
          <w:rFonts w:ascii="Aptos"/>
          <w:i/>
          <w:iCs/>
          <w:lang w:val="en-US"/>
        </w:rPr>
        <w:t>87</w:t>
      </w:r>
      <w:r w:rsidRPr="00D20A7D">
        <w:rPr>
          <w:rFonts w:ascii="Aptos"/>
          <w:lang w:val="en-US"/>
        </w:rPr>
        <w:t>(12), 3128–3139. https://doi.org/10.1890/0012-9658(2006)87%5B3128:HVNCOM%5D2.0.CO;2</w:t>
      </w:r>
    </w:p>
    <w:p w14:paraId="6BB9CF55" w14:textId="77777777" w:rsidR="00D20A7D" w:rsidRPr="00D20A7D" w:rsidRDefault="00D20A7D" w:rsidP="00D20A7D">
      <w:pPr>
        <w:pStyle w:val="Bibliographie"/>
        <w:rPr>
          <w:rFonts w:ascii="Aptos"/>
          <w:lang w:val="en-US"/>
        </w:rPr>
      </w:pPr>
      <w:r w:rsidRPr="00D20A7D">
        <w:rPr>
          <w:rFonts w:ascii="Aptos"/>
          <w:lang w:val="en-US"/>
        </w:rPr>
        <w:t xml:space="preserve">Callahan, B. J., McMurdie, P. J., Rosen, M. J., Han, A. W., Johnson, A. J. A., &amp; Holmes, S. P. (2016). DADA2: High resolution sample inference from Illumina amplicon data. </w:t>
      </w:r>
      <w:r w:rsidRPr="00D20A7D">
        <w:rPr>
          <w:rFonts w:ascii="Aptos"/>
          <w:i/>
          <w:iCs/>
          <w:lang w:val="en-US"/>
        </w:rPr>
        <w:t>Nature Methods</w:t>
      </w:r>
      <w:r w:rsidRPr="00D20A7D">
        <w:rPr>
          <w:rFonts w:ascii="Aptos"/>
          <w:lang w:val="en-US"/>
        </w:rPr>
        <w:t xml:space="preserve">, </w:t>
      </w:r>
      <w:r w:rsidRPr="00D20A7D">
        <w:rPr>
          <w:rFonts w:ascii="Aptos"/>
          <w:i/>
          <w:iCs/>
          <w:lang w:val="en-US"/>
        </w:rPr>
        <w:t>13</w:t>
      </w:r>
      <w:r w:rsidRPr="00D20A7D">
        <w:rPr>
          <w:rFonts w:ascii="Aptos"/>
          <w:lang w:val="en-US"/>
        </w:rPr>
        <w:t>(7), 581–583. https://doi.org/10.1038/nmeth.3869</w:t>
      </w:r>
    </w:p>
    <w:p w14:paraId="5253E07F" w14:textId="77777777" w:rsidR="00D20A7D" w:rsidRPr="00D20A7D" w:rsidRDefault="00D20A7D" w:rsidP="00D20A7D">
      <w:pPr>
        <w:pStyle w:val="Bibliographie"/>
        <w:rPr>
          <w:rFonts w:ascii="Aptos"/>
          <w:lang w:val="en-US"/>
        </w:rPr>
      </w:pPr>
      <w:r w:rsidRPr="00D20A7D">
        <w:rPr>
          <w:rFonts w:ascii="Aptos"/>
          <w:lang w:val="en-US"/>
        </w:rPr>
        <w:t xml:space="preserve">Caporaso, J. G., Ackermann, G., Apprill, A., Bauer, M., Berg-Lyons, D., Betley, J., Fierer, N., Fraser, L., Fuhrman, J. A., Gilbert, J. A., Gormley, N., Humphrey, G., Huntley, J., Jansson, J. K., Knight, R., Lauber, C. L., Lozupone, C. A., McNally, S., Needham, D. M., … Weber, L. (2018). </w:t>
      </w:r>
      <w:r w:rsidRPr="00D20A7D">
        <w:rPr>
          <w:rFonts w:ascii="Aptos"/>
          <w:i/>
          <w:iCs/>
          <w:lang w:val="en-US"/>
        </w:rPr>
        <w:t>EMP 16S Illumina Amplicon Protocol V.1</w:t>
      </w:r>
      <w:r w:rsidRPr="00D20A7D">
        <w:rPr>
          <w:rFonts w:ascii="Aptos"/>
          <w:lang w:val="en-US"/>
        </w:rPr>
        <w:t>. https://www.protocols.io/view/emp-16s-illumina-amplicon-protocol-kqdg3dzzl25z/v1</w:t>
      </w:r>
    </w:p>
    <w:p w14:paraId="76D84246" w14:textId="77777777" w:rsidR="00D20A7D" w:rsidRPr="00D20A7D" w:rsidRDefault="00D20A7D" w:rsidP="00D20A7D">
      <w:pPr>
        <w:pStyle w:val="Bibliographie"/>
        <w:rPr>
          <w:rFonts w:ascii="Aptos"/>
          <w:lang w:val="en-US"/>
        </w:rPr>
      </w:pPr>
      <w:r w:rsidRPr="00D20A7D">
        <w:rPr>
          <w:rFonts w:ascii="Aptos"/>
          <w:lang w:val="en-US"/>
        </w:rPr>
        <w:t xml:space="preserve">Cleveland, S., Arisdakessian, C., Nelson, C., Belcaid, M., Frank, K., &amp; Jacobs, G. (2022). The C-MĀIKI Gateway: A Modern Science Platform for Analyzing Microbiome Data. </w:t>
      </w:r>
      <w:r w:rsidRPr="00D20A7D">
        <w:rPr>
          <w:rFonts w:ascii="Aptos"/>
          <w:i/>
          <w:iCs/>
          <w:lang w:val="en-US"/>
        </w:rPr>
        <w:t>Practice and Experience in Advanced Research Computing</w:t>
      </w:r>
      <w:r w:rsidRPr="00D20A7D">
        <w:rPr>
          <w:rFonts w:ascii="Aptos"/>
          <w:lang w:val="en-US"/>
        </w:rPr>
        <w:t>, 1–7. https://doi.org/10.1145/3491418.3530291</w:t>
      </w:r>
    </w:p>
    <w:p w14:paraId="617364F9" w14:textId="77777777" w:rsidR="00D20A7D" w:rsidRPr="00D20A7D" w:rsidRDefault="00D20A7D" w:rsidP="00D20A7D">
      <w:pPr>
        <w:pStyle w:val="Bibliographie"/>
        <w:rPr>
          <w:rFonts w:ascii="Aptos"/>
          <w:lang w:val="en-US"/>
        </w:rPr>
      </w:pPr>
      <w:r w:rsidRPr="00D20A7D">
        <w:rPr>
          <w:rFonts w:ascii="Aptos"/>
          <w:lang w:val="en-US"/>
        </w:rPr>
        <w:t xml:space="preserve">Coble, P. G. (1996). Characterization of marine and terrestrial DOM in seawater using excitation-emission matrix spectroscopy. </w:t>
      </w:r>
      <w:r w:rsidRPr="00D20A7D">
        <w:rPr>
          <w:rFonts w:ascii="Aptos"/>
          <w:i/>
          <w:iCs/>
          <w:lang w:val="en-US"/>
        </w:rPr>
        <w:t>Marine Chemistry</w:t>
      </w:r>
      <w:r w:rsidRPr="00D20A7D">
        <w:rPr>
          <w:rFonts w:ascii="Aptos"/>
          <w:lang w:val="en-US"/>
        </w:rPr>
        <w:t xml:space="preserve">, </w:t>
      </w:r>
      <w:r w:rsidRPr="00D20A7D">
        <w:rPr>
          <w:rFonts w:ascii="Aptos"/>
          <w:i/>
          <w:iCs/>
          <w:lang w:val="en-US"/>
        </w:rPr>
        <w:t>51</w:t>
      </w:r>
      <w:r w:rsidRPr="00D20A7D">
        <w:rPr>
          <w:rFonts w:ascii="Aptos"/>
          <w:lang w:val="en-US"/>
        </w:rPr>
        <w:t>(4), 325–346. https://doi.org/10.1016/0304-4203(95)00062-3</w:t>
      </w:r>
    </w:p>
    <w:p w14:paraId="22F593BA" w14:textId="77777777" w:rsidR="00D20A7D" w:rsidRPr="00D20A7D" w:rsidRDefault="00D20A7D" w:rsidP="00D20A7D">
      <w:pPr>
        <w:pStyle w:val="Bibliographie"/>
        <w:rPr>
          <w:rFonts w:ascii="Aptos"/>
          <w:lang w:val="en-US"/>
        </w:rPr>
      </w:pPr>
      <w:r w:rsidRPr="00D20A7D">
        <w:rPr>
          <w:rFonts w:ascii="Aptos"/>
          <w:lang w:val="en-US"/>
        </w:rPr>
        <w:lastRenderedPageBreak/>
        <w:t xml:space="preserve">Comstock, J., Nelson, C. E., James, A., Washburn, L., Remple, K., &amp; Carlson, C. A. (2026). Wave-driven transport controls bacterioplankton community differentiation among coral reef habitats. </w:t>
      </w:r>
      <w:r w:rsidRPr="00D20A7D">
        <w:rPr>
          <w:rFonts w:ascii="Aptos"/>
          <w:i/>
          <w:iCs/>
          <w:lang w:val="en-US"/>
        </w:rPr>
        <w:t>Limnology and Oceanography Letters</w:t>
      </w:r>
      <w:r w:rsidRPr="00D20A7D">
        <w:rPr>
          <w:rFonts w:ascii="Aptos"/>
          <w:lang w:val="en-US"/>
        </w:rPr>
        <w:t xml:space="preserve">, </w:t>
      </w:r>
      <w:r w:rsidRPr="00D20A7D">
        <w:rPr>
          <w:rFonts w:ascii="Aptos"/>
          <w:i/>
          <w:iCs/>
          <w:lang w:val="en-US"/>
        </w:rPr>
        <w:t>11</w:t>
      </w:r>
      <w:r w:rsidRPr="00D20A7D">
        <w:rPr>
          <w:rFonts w:ascii="Aptos"/>
          <w:lang w:val="en-US"/>
        </w:rPr>
        <w:t>(1), e70076. https://doi.org/10.1002/lol2.70076</w:t>
      </w:r>
    </w:p>
    <w:p w14:paraId="4231164B" w14:textId="77777777" w:rsidR="00D20A7D" w:rsidRPr="00D20A7D" w:rsidRDefault="00D20A7D" w:rsidP="00D20A7D">
      <w:pPr>
        <w:pStyle w:val="Bibliographie"/>
        <w:rPr>
          <w:rFonts w:ascii="Aptos"/>
          <w:lang w:val="en-US"/>
        </w:rPr>
      </w:pPr>
      <w:r w:rsidRPr="00D20A7D">
        <w:rPr>
          <w:rFonts w:ascii="Aptos"/>
          <w:lang w:val="en-US"/>
        </w:rPr>
        <w:t xml:space="preserve">Comstock, J., Nelson, C. E., James, A., Wear, E., Baetge, N., Remple, K., Juknavorian, A., &amp; Carlson, C. A. (2022). Bacterioplankton communities reveal horizontal and vertical influence of an Island Mass Effect. </w:t>
      </w:r>
      <w:r w:rsidRPr="00D20A7D">
        <w:rPr>
          <w:rFonts w:ascii="Aptos"/>
          <w:i/>
          <w:iCs/>
          <w:lang w:val="en-US"/>
        </w:rPr>
        <w:t>Environmental Microbiology</w:t>
      </w:r>
      <w:r w:rsidRPr="00D20A7D">
        <w:rPr>
          <w:rFonts w:ascii="Aptos"/>
          <w:lang w:val="en-US"/>
        </w:rPr>
        <w:t xml:space="preserve">, </w:t>
      </w:r>
      <w:r w:rsidRPr="00D20A7D">
        <w:rPr>
          <w:rFonts w:ascii="Aptos"/>
          <w:i/>
          <w:iCs/>
          <w:lang w:val="en-US"/>
        </w:rPr>
        <w:t>24</w:t>
      </w:r>
      <w:r w:rsidRPr="00D20A7D">
        <w:rPr>
          <w:rFonts w:ascii="Aptos"/>
          <w:lang w:val="en-US"/>
        </w:rPr>
        <w:t>(9), 4193–4208. https://doi.org/10.1111/1462-2920.16092</w:t>
      </w:r>
    </w:p>
    <w:p w14:paraId="70311F46" w14:textId="77777777" w:rsidR="00D20A7D" w:rsidRPr="00D20A7D" w:rsidRDefault="00D20A7D" w:rsidP="00D20A7D">
      <w:pPr>
        <w:pStyle w:val="Bibliographie"/>
        <w:rPr>
          <w:rFonts w:ascii="Aptos"/>
          <w:lang w:val="en-US"/>
        </w:rPr>
      </w:pPr>
      <w:r w:rsidRPr="00D20A7D">
        <w:rPr>
          <w:rFonts w:ascii="Aptos"/>
          <w:lang w:val="en-US"/>
        </w:rPr>
        <w:t xml:space="preserve">Dinsdale, E. A., Pantos, O., Smriga, S., Edwards, R. A., Angly, F., Wegley, L., Hatay, M., Hall, D., Brown, E., Haynes, M., Krause, L., Sala, E., Sandin, S. A., Thurber, R. V., Willis, B. L., Azam, F., Knowlton, N., &amp; Rohwer, F. (2008). Microbial Ecology of Four Coral Atolls in the Northern Line Islands. </w:t>
      </w:r>
      <w:r w:rsidRPr="00D20A7D">
        <w:rPr>
          <w:rFonts w:ascii="Aptos"/>
          <w:i/>
          <w:iCs/>
          <w:lang w:val="en-US"/>
        </w:rPr>
        <w:t>PLoS ONE</w:t>
      </w:r>
      <w:r w:rsidRPr="00D20A7D">
        <w:rPr>
          <w:rFonts w:ascii="Aptos"/>
          <w:lang w:val="en-US"/>
        </w:rPr>
        <w:t xml:space="preserve">, </w:t>
      </w:r>
      <w:r w:rsidRPr="00D20A7D">
        <w:rPr>
          <w:rFonts w:ascii="Aptos"/>
          <w:i/>
          <w:iCs/>
          <w:lang w:val="en-US"/>
        </w:rPr>
        <w:t>3</w:t>
      </w:r>
      <w:r w:rsidRPr="00D20A7D">
        <w:rPr>
          <w:rFonts w:ascii="Aptos"/>
          <w:lang w:val="en-US"/>
        </w:rPr>
        <w:t>(2), e1584. https://doi.org/10.1371/journal.pone.0001584</w:t>
      </w:r>
    </w:p>
    <w:p w14:paraId="2789AD14" w14:textId="77777777" w:rsidR="00D20A7D" w:rsidRPr="00D20A7D" w:rsidRDefault="00D20A7D" w:rsidP="00D20A7D">
      <w:pPr>
        <w:pStyle w:val="Bibliographie"/>
        <w:rPr>
          <w:rFonts w:ascii="Aptos"/>
          <w:lang w:val="en-US"/>
        </w:rPr>
      </w:pPr>
      <w:r w:rsidRPr="00D20A7D">
        <w:rPr>
          <w:rFonts w:ascii="Aptos"/>
          <w:lang w:val="en-US"/>
        </w:rPr>
        <w:t xml:space="preserve">Done, T. J. (1992). </w:t>
      </w:r>
      <w:r w:rsidRPr="00D20A7D">
        <w:rPr>
          <w:rFonts w:ascii="Aptos"/>
          <w:i/>
          <w:iCs/>
          <w:lang w:val="en-US"/>
        </w:rPr>
        <w:t>Phase shifts in coral reef communities and their ecological significance</w:t>
      </w:r>
      <w:r w:rsidRPr="00D20A7D">
        <w:rPr>
          <w:rFonts w:ascii="Aptos"/>
          <w:lang w:val="en-US"/>
        </w:rPr>
        <w:t>.</w:t>
      </w:r>
    </w:p>
    <w:p w14:paraId="67C19A46" w14:textId="77777777" w:rsidR="00D20A7D" w:rsidRPr="00D20A7D" w:rsidRDefault="00D20A7D" w:rsidP="00D20A7D">
      <w:pPr>
        <w:pStyle w:val="Bibliographie"/>
        <w:rPr>
          <w:rFonts w:ascii="Aptos"/>
          <w:lang w:val="en-US"/>
        </w:rPr>
      </w:pPr>
      <w:r w:rsidRPr="00D20A7D">
        <w:rPr>
          <w:rFonts w:ascii="Aptos"/>
          <w:lang w:val="en-US"/>
        </w:rPr>
        <w:t xml:space="preserve">Edmunds, P. J., John, C., Leichter, J. J., Moritz, C., Scafidi, K. C., Speare, K. E., Srednick, G., &amp; Wyatt, A. S. J. (2025). Long-term community dynamics are heterogeneous between fringing- and fore-reef habitats on an Indo-Pacific coral reef. </w:t>
      </w:r>
      <w:r w:rsidRPr="00D20A7D">
        <w:rPr>
          <w:rFonts w:ascii="Aptos"/>
          <w:i/>
          <w:iCs/>
          <w:lang w:val="en-US"/>
        </w:rPr>
        <w:t>Ecosphere</w:t>
      </w:r>
      <w:r w:rsidRPr="00D20A7D">
        <w:rPr>
          <w:rFonts w:ascii="Aptos"/>
          <w:lang w:val="en-US"/>
        </w:rPr>
        <w:t xml:space="preserve">, </w:t>
      </w:r>
      <w:r w:rsidRPr="00D20A7D">
        <w:rPr>
          <w:rFonts w:ascii="Aptos"/>
          <w:i/>
          <w:iCs/>
          <w:lang w:val="en-US"/>
        </w:rPr>
        <w:t>16</w:t>
      </w:r>
      <w:r w:rsidRPr="00D20A7D">
        <w:rPr>
          <w:rFonts w:ascii="Aptos"/>
          <w:lang w:val="en-US"/>
        </w:rPr>
        <w:t>(10), e70398. https://doi.org/10.1002/ecs2.70398</w:t>
      </w:r>
    </w:p>
    <w:p w14:paraId="0948709C" w14:textId="77777777" w:rsidR="00D20A7D" w:rsidRPr="00D20A7D" w:rsidRDefault="00D20A7D" w:rsidP="00D20A7D">
      <w:pPr>
        <w:pStyle w:val="Bibliographie"/>
        <w:rPr>
          <w:rFonts w:ascii="Aptos"/>
          <w:lang w:val="fr-FR"/>
        </w:rPr>
      </w:pPr>
      <w:r w:rsidRPr="00D20A7D">
        <w:rPr>
          <w:rFonts w:ascii="Aptos"/>
          <w:lang w:val="en-US"/>
        </w:rPr>
        <w:t xml:space="preserve">Frøslev, T. G., Kjøller, R., Bruun, H. H., Ejrnæs, R., Brunbjerg, A. K., Pietroni, C., &amp; Hansen, A. J. (2017). Algorithm for post-clustering curation of DNA amplicon data yields reliable biodiversity estimates. </w:t>
      </w:r>
      <w:r w:rsidRPr="00D20A7D">
        <w:rPr>
          <w:rFonts w:ascii="Aptos"/>
          <w:i/>
          <w:iCs/>
          <w:lang w:val="fr-FR"/>
        </w:rPr>
        <w:t>Nature Communications</w:t>
      </w:r>
      <w:r w:rsidRPr="00D20A7D">
        <w:rPr>
          <w:rFonts w:ascii="Aptos"/>
          <w:lang w:val="fr-FR"/>
        </w:rPr>
        <w:t xml:space="preserve">, </w:t>
      </w:r>
      <w:r w:rsidRPr="00D20A7D">
        <w:rPr>
          <w:rFonts w:ascii="Aptos"/>
          <w:i/>
          <w:iCs/>
          <w:lang w:val="fr-FR"/>
        </w:rPr>
        <w:t>8</w:t>
      </w:r>
      <w:r w:rsidRPr="00D20A7D">
        <w:rPr>
          <w:rFonts w:ascii="Aptos"/>
          <w:lang w:val="fr-FR"/>
        </w:rPr>
        <w:t>(1), 1188. https://doi.org/10.1038/s41467-017-01312-x</w:t>
      </w:r>
    </w:p>
    <w:p w14:paraId="3B14C9D8" w14:textId="77777777" w:rsidR="00D20A7D" w:rsidRPr="00D20A7D" w:rsidRDefault="00D20A7D" w:rsidP="00D20A7D">
      <w:pPr>
        <w:pStyle w:val="Bibliographie"/>
        <w:rPr>
          <w:rFonts w:ascii="Aptos"/>
          <w:lang w:val="en-US"/>
        </w:rPr>
      </w:pPr>
      <w:r w:rsidRPr="00D20A7D">
        <w:rPr>
          <w:rFonts w:ascii="Aptos"/>
          <w:lang w:val="fr-FR"/>
        </w:rPr>
        <w:lastRenderedPageBreak/>
        <w:t xml:space="preserve">Gu, Z., Eils, R., &amp; Schlesner, M. (2016). </w:t>
      </w:r>
      <w:r w:rsidRPr="00D20A7D">
        <w:rPr>
          <w:rFonts w:ascii="Aptos"/>
          <w:lang w:val="en-US"/>
        </w:rPr>
        <w:t xml:space="preserve">Complex heatmaps reveal patterns and correlations in multidimensional genomic data. </w:t>
      </w:r>
      <w:r w:rsidRPr="00D20A7D">
        <w:rPr>
          <w:rFonts w:ascii="Aptos"/>
          <w:i/>
          <w:iCs/>
          <w:lang w:val="en-US"/>
        </w:rPr>
        <w:t>Bioinformatics</w:t>
      </w:r>
      <w:r w:rsidRPr="00D20A7D">
        <w:rPr>
          <w:rFonts w:ascii="Aptos"/>
          <w:lang w:val="en-US"/>
        </w:rPr>
        <w:t xml:space="preserve">, </w:t>
      </w:r>
      <w:r w:rsidRPr="00D20A7D">
        <w:rPr>
          <w:rFonts w:ascii="Aptos"/>
          <w:i/>
          <w:iCs/>
          <w:lang w:val="en-US"/>
        </w:rPr>
        <w:t>32</w:t>
      </w:r>
      <w:r w:rsidRPr="00D20A7D">
        <w:rPr>
          <w:rFonts w:ascii="Aptos"/>
          <w:lang w:val="en-US"/>
        </w:rPr>
        <w:t>(18), 2847–2849. https://doi.org/10.1093/bioinformatics/btw313</w:t>
      </w:r>
    </w:p>
    <w:p w14:paraId="27902DA6" w14:textId="77777777" w:rsidR="00D20A7D" w:rsidRPr="00D20A7D" w:rsidRDefault="00D20A7D" w:rsidP="00D20A7D">
      <w:pPr>
        <w:pStyle w:val="Bibliographie"/>
        <w:rPr>
          <w:rFonts w:ascii="Aptos"/>
          <w:lang w:val="en-US"/>
        </w:rPr>
      </w:pPr>
      <w:r w:rsidRPr="00D20A7D">
        <w:rPr>
          <w:rFonts w:ascii="Aptos"/>
          <w:lang w:val="en-US"/>
        </w:rPr>
        <w:t xml:space="preserve">Haas, A. F., Fairoz, M. F. M., Kelly, L. W., Nelson, C. E., Dinsdale, E. A., Edwards, R. A., Giles, S., Hatay, M., Hisakawa, N., Knowles, B., Lim, Y. W., Maughan, H., Pantos, O., Roach, T. N. F., Sanchez, S. E., Silveira, C. B., Sandin, S., Smith, J. E., &amp; Rohwer, F. (2016). Global microbialization of coral reefs. </w:t>
      </w:r>
      <w:r w:rsidRPr="00D20A7D">
        <w:rPr>
          <w:rFonts w:ascii="Aptos"/>
          <w:i/>
          <w:iCs/>
          <w:lang w:val="en-US"/>
        </w:rPr>
        <w:t>Nature Microbiology</w:t>
      </w:r>
      <w:r w:rsidRPr="00D20A7D">
        <w:rPr>
          <w:rFonts w:ascii="Aptos"/>
          <w:lang w:val="en-US"/>
        </w:rPr>
        <w:t xml:space="preserve">, </w:t>
      </w:r>
      <w:r w:rsidRPr="00D20A7D">
        <w:rPr>
          <w:rFonts w:ascii="Aptos"/>
          <w:i/>
          <w:iCs/>
          <w:lang w:val="en-US"/>
        </w:rPr>
        <w:t>1</w:t>
      </w:r>
      <w:r w:rsidRPr="00D20A7D">
        <w:rPr>
          <w:rFonts w:ascii="Aptos"/>
          <w:lang w:val="en-US"/>
        </w:rPr>
        <w:t>(6), 16042. https://doi.org/10.1038/nmicrobiol.2016.42</w:t>
      </w:r>
    </w:p>
    <w:p w14:paraId="61340C66" w14:textId="77777777" w:rsidR="00D20A7D" w:rsidRPr="00D20A7D" w:rsidRDefault="00D20A7D" w:rsidP="00D20A7D">
      <w:pPr>
        <w:pStyle w:val="Bibliographie"/>
        <w:rPr>
          <w:rFonts w:ascii="Aptos"/>
          <w:lang w:val="en-US"/>
        </w:rPr>
      </w:pPr>
      <w:r w:rsidRPr="00D20A7D">
        <w:rPr>
          <w:rFonts w:ascii="Aptos"/>
          <w:lang w:val="en-US"/>
        </w:rPr>
        <w:t xml:space="preserve">Haas, A. F., Nelson, C. E., Rohwer, F., Wegley-Kelly, L., Quistad, S. D., Carlson, C. A., Leichter, J. J., Hatay, M., &amp; Smith, J. E. (2013). Influence of coral and algal exudates on microbially mediated reef metabolism. </w:t>
      </w:r>
      <w:r w:rsidRPr="00D20A7D">
        <w:rPr>
          <w:rFonts w:ascii="Aptos"/>
          <w:i/>
          <w:iCs/>
          <w:lang w:val="en-US"/>
        </w:rPr>
        <w:t>PeerJ</w:t>
      </w:r>
      <w:r w:rsidRPr="00D20A7D">
        <w:rPr>
          <w:rFonts w:ascii="Aptos"/>
          <w:lang w:val="en-US"/>
        </w:rPr>
        <w:t xml:space="preserve">, </w:t>
      </w:r>
      <w:r w:rsidRPr="00D20A7D">
        <w:rPr>
          <w:rFonts w:ascii="Aptos"/>
          <w:i/>
          <w:iCs/>
          <w:lang w:val="en-US"/>
        </w:rPr>
        <w:t>1</w:t>
      </w:r>
      <w:r w:rsidRPr="00D20A7D">
        <w:rPr>
          <w:rFonts w:ascii="Aptos"/>
          <w:lang w:val="en-US"/>
        </w:rPr>
        <w:t>, e108. https://doi.org/10.7717/peerj.108</w:t>
      </w:r>
    </w:p>
    <w:p w14:paraId="24CC8FC1" w14:textId="77777777" w:rsidR="00D20A7D" w:rsidRPr="00D20A7D" w:rsidRDefault="00D20A7D" w:rsidP="00D20A7D">
      <w:pPr>
        <w:pStyle w:val="Bibliographie"/>
        <w:rPr>
          <w:rFonts w:ascii="Aptos"/>
          <w:lang w:val="en-US"/>
        </w:rPr>
      </w:pPr>
      <w:r w:rsidRPr="00D20A7D">
        <w:rPr>
          <w:rFonts w:ascii="Aptos"/>
          <w:lang w:val="en-US"/>
        </w:rPr>
        <w:t xml:space="preserve">Haas, A. F., Nelson, C. E., Wegley Kelly, L., Carlson, C. A., Rohwer, F., Leichter, J. J., Wyatt, A., &amp; Smith, J. E. (2011). Effects of Coral Reef Benthic Primary Producers on Dissolved Organic Carbon and Microbial Activity. </w:t>
      </w:r>
      <w:r w:rsidRPr="00D20A7D">
        <w:rPr>
          <w:rFonts w:ascii="Aptos"/>
          <w:i/>
          <w:iCs/>
          <w:lang w:val="en-US"/>
        </w:rPr>
        <w:t>PLoS ONE</w:t>
      </w:r>
      <w:r w:rsidRPr="00D20A7D">
        <w:rPr>
          <w:rFonts w:ascii="Aptos"/>
          <w:lang w:val="en-US"/>
        </w:rPr>
        <w:t xml:space="preserve">, </w:t>
      </w:r>
      <w:r w:rsidRPr="00D20A7D">
        <w:rPr>
          <w:rFonts w:ascii="Aptos"/>
          <w:i/>
          <w:iCs/>
          <w:lang w:val="en-US"/>
        </w:rPr>
        <w:t>6</w:t>
      </w:r>
      <w:r w:rsidRPr="00D20A7D">
        <w:rPr>
          <w:rFonts w:ascii="Aptos"/>
          <w:lang w:val="en-US"/>
        </w:rPr>
        <w:t>(11), e27973. https://doi.org/10.1371/journal.pone.0027973</w:t>
      </w:r>
    </w:p>
    <w:p w14:paraId="56B3ABC4" w14:textId="77777777" w:rsidR="00D20A7D" w:rsidRPr="00D20A7D" w:rsidRDefault="00D20A7D" w:rsidP="00D20A7D">
      <w:pPr>
        <w:pStyle w:val="Bibliographie"/>
        <w:rPr>
          <w:rFonts w:ascii="Aptos"/>
          <w:lang w:val="en-US"/>
        </w:rPr>
      </w:pPr>
      <w:r w:rsidRPr="00D20A7D">
        <w:rPr>
          <w:rFonts w:ascii="Aptos"/>
          <w:lang w:val="en-US"/>
        </w:rPr>
        <w:t xml:space="preserve">Howard, R. D., Schul, M. D., Rodriguez Bravo, L. M., Altieri, A. H., &amp; Meyer, J. L. (2023). Shifts in the coral microbiome in response to in situ experimental deoxygenation. </w:t>
      </w:r>
      <w:r w:rsidRPr="00D20A7D">
        <w:rPr>
          <w:rFonts w:ascii="Aptos"/>
          <w:i/>
          <w:iCs/>
          <w:lang w:val="en-US"/>
        </w:rPr>
        <w:t>Applied and Environmental Microbiology</w:t>
      </w:r>
      <w:r w:rsidRPr="00D20A7D">
        <w:rPr>
          <w:rFonts w:ascii="Aptos"/>
          <w:lang w:val="en-US"/>
        </w:rPr>
        <w:t xml:space="preserve">, </w:t>
      </w:r>
      <w:r w:rsidRPr="00D20A7D">
        <w:rPr>
          <w:rFonts w:ascii="Aptos"/>
          <w:i/>
          <w:iCs/>
          <w:lang w:val="en-US"/>
        </w:rPr>
        <w:t>89</w:t>
      </w:r>
      <w:r w:rsidRPr="00D20A7D">
        <w:rPr>
          <w:rFonts w:ascii="Aptos"/>
          <w:lang w:val="en-US"/>
        </w:rPr>
        <w:t>(11), e00577-23.</w:t>
      </w:r>
    </w:p>
    <w:p w14:paraId="45D15113" w14:textId="77777777" w:rsidR="00D20A7D" w:rsidRPr="00D20A7D" w:rsidRDefault="00D20A7D" w:rsidP="00D20A7D">
      <w:pPr>
        <w:pStyle w:val="Bibliographie"/>
        <w:rPr>
          <w:rFonts w:ascii="Aptos"/>
          <w:lang w:val="fr-FR"/>
        </w:rPr>
      </w:pPr>
      <w:r w:rsidRPr="00D20A7D">
        <w:rPr>
          <w:rFonts w:ascii="Aptos"/>
          <w:lang w:val="en-US"/>
        </w:rPr>
        <w:t xml:space="preserve">Hughes, T. P. (1994). Catastrophes, Phase Shifts, and Large-Scale Degradation of a Caribbean Coral Reef. </w:t>
      </w:r>
      <w:r w:rsidRPr="00D20A7D">
        <w:rPr>
          <w:rFonts w:ascii="Aptos"/>
          <w:i/>
          <w:iCs/>
          <w:lang w:val="fr-FR"/>
        </w:rPr>
        <w:t>Science</w:t>
      </w:r>
      <w:r w:rsidRPr="00D20A7D">
        <w:rPr>
          <w:rFonts w:ascii="Aptos"/>
          <w:lang w:val="fr-FR"/>
        </w:rPr>
        <w:t xml:space="preserve">, </w:t>
      </w:r>
      <w:r w:rsidRPr="00D20A7D">
        <w:rPr>
          <w:rFonts w:ascii="Aptos"/>
          <w:i/>
          <w:iCs/>
          <w:lang w:val="fr-FR"/>
        </w:rPr>
        <w:t>265</w:t>
      </w:r>
      <w:r w:rsidRPr="00D20A7D">
        <w:rPr>
          <w:rFonts w:ascii="Aptos"/>
          <w:lang w:val="fr-FR"/>
        </w:rPr>
        <w:t>(5178), 1547–1551.</w:t>
      </w:r>
    </w:p>
    <w:p w14:paraId="0A201BB3" w14:textId="77777777" w:rsidR="00D20A7D" w:rsidRPr="00D20A7D" w:rsidRDefault="00D20A7D" w:rsidP="00D20A7D">
      <w:pPr>
        <w:pStyle w:val="Bibliographie"/>
        <w:rPr>
          <w:rFonts w:ascii="Aptos"/>
          <w:lang w:val="en-US"/>
        </w:rPr>
      </w:pPr>
      <w:r w:rsidRPr="00D20A7D">
        <w:rPr>
          <w:rFonts w:ascii="Aptos"/>
          <w:lang w:val="fr-FR"/>
        </w:rPr>
        <w:lastRenderedPageBreak/>
        <w:t xml:space="preserve">Huguet, A., Vacher, L., Relexans, S., Saubusse, S., Froidefond, J. M., &amp; Parlanti, E. (2009). </w:t>
      </w:r>
      <w:r w:rsidRPr="00D20A7D">
        <w:rPr>
          <w:rFonts w:ascii="Aptos"/>
          <w:lang w:val="en-US"/>
        </w:rPr>
        <w:t xml:space="preserve">Properties of fluorescent dissolved organic matter in the Gironde Estuary. </w:t>
      </w:r>
      <w:r w:rsidRPr="00D20A7D">
        <w:rPr>
          <w:rFonts w:ascii="Aptos"/>
          <w:i/>
          <w:iCs/>
          <w:lang w:val="en-US"/>
        </w:rPr>
        <w:t>Organic Geochemistry</w:t>
      </w:r>
      <w:r w:rsidRPr="00D20A7D">
        <w:rPr>
          <w:rFonts w:ascii="Aptos"/>
          <w:lang w:val="en-US"/>
        </w:rPr>
        <w:t xml:space="preserve">, </w:t>
      </w:r>
      <w:r w:rsidRPr="00D20A7D">
        <w:rPr>
          <w:rFonts w:ascii="Aptos"/>
          <w:i/>
          <w:iCs/>
          <w:lang w:val="en-US"/>
        </w:rPr>
        <w:t>40</w:t>
      </w:r>
      <w:r w:rsidRPr="00D20A7D">
        <w:rPr>
          <w:rFonts w:ascii="Aptos"/>
          <w:lang w:val="en-US"/>
        </w:rPr>
        <w:t>(6), 706–719. https://doi.org/10.1016/j.orggeochem.2009.03.002</w:t>
      </w:r>
    </w:p>
    <w:p w14:paraId="0CD354AF" w14:textId="77777777" w:rsidR="00D20A7D" w:rsidRPr="00D20A7D" w:rsidRDefault="00D20A7D" w:rsidP="00D20A7D">
      <w:pPr>
        <w:pStyle w:val="Bibliographie"/>
        <w:rPr>
          <w:rFonts w:ascii="Aptos"/>
          <w:lang w:val="en-US"/>
        </w:rPr>
      </w:pPr>
      <w:r w:rsidRPr="00D20A7D">
        <w:rPr>
          <w:rFonts w:ascii="Aptos"/>
          <w:lang w:val="en-US"/>
        </w:rPr>
        <w:t xml:space="preserve">Jani, A. J., Bushell, J., Arisdakessian, C. G., Belcaid, M., Boiano, D. M., Brown, C., &amp; Knapp, R. A. (2021). The amphibian microbiome exhibits poor resilience following pathogen-induced disturbance. </w:t>
      </w:r>
      <w:r w:rsidRPr="00D20A7D">
        <w:rPr>
          <w:rFonts w:ascii="Aptos"/>
          <w:i/>
          <w:iCs/>
          <w:lang w:val="en-US"/>
        </w:rPr>
        <w:t>The ISME Journal</w:t>
      </w:r>
      <w:r w:rsidRPr="00D20A7D">
        <w:rPr>
          <w:rFonts w:ascii="Aptos"/>
          <w:lang w:val="en-US"/>
        </w:rPr>
        <w:t xml:space="preserve">, </w:t>
      </w:r>
      <w:r w:rsidRPr="00D20A7D">
        <w:rPr>
          <w:rFonts w:ascii="Aptos"/>
          <w:i/>
          <w:iCs/>
          <w:lang w:val="en-US"/>
        </w:rPr>
        <w:t>15</w:t>
      </w:r>
      <w:r w:rsidRPr="00D20A7D">
        <w:rPr>
          <w:rFonts w:ascii="Aptos"/>
          <w:lang w:val="en-US"/>
        </w:rPr>
        <w:t>(6), 1628–1640. https://doi.org/10.1038/s41396-020-00875-w</w:t>
      </w:r>
    </w:p>
    <w:p w14:paraId="226468F6" w14:textId="77777777" w:rsidR="00D20A7D" w:rsidRPr="00D20A7D" w:rsidRDefault="00D20A7D" w:rsidP="00D20A7D">
      <w:pPr>
        <w:pStyle w:val="Bibliographie"/>
        <w:rPr>
          <w:rFonts w:ascii="Aptos"/>
          <w:lang w:val="en-US"/>
        </w:rPr>
      </w:pPr>
      <w:r w:rsidRPr="00D20A7D">
        <w:rPr>
          <w:rFonts w:ascii="Aptos"/>
          <w:lang w:val="en-US"/>
        </w:rPr>
        <w:t xml:space="preserve">John, C., Silbiger, N. J., Adam, T. C., Barnas, D. M., Bistolas, K. S., Carpenter, R. C., Castañeda, N., Donahue, M. J., Donovan, M. K., Enright, L. N., Epstein, H. E., Gallagher, J. P., Jorissen, H., Kerlin, J. R., Leidholt, S. L., McLachlan, R. H., Molina, N., Mullenmeister, C. A., Neumann, K., … Burkepile, D. E. (2025). Terrigenous inputs link nutrient dynamics to microbial communities in a tropical lagoon. </w:t>
      </w:r>
      <w:r w:rsidRPr="00D20A7D">
        <w:rPr>
          <w:rFonts w:ascii="Aptos"/>
          <w:i/>
          <w:iCs/>
          <w:lang w:val="en-US"/>
        </w:rPr>
        <w:t>Limnology and Oceanography</w:t>
      </w:r>
      <w:r w:rsidRPr="00D20A7D">
        <w:rPr>
          <w:rFonts w:ascii="Aptos"/>
          <w:lang w:val="en-US"/>
        </w:rPr>
        <w:t xml:space="preserve">, </w:t>
      </w:r>
      <w:r w:rsidRPr="00D20A7D">
        <w:rPr>
          <w:rFonts w:ascii="Aptos"/>
          <w:i/>
          <w:iCs/>
          <w:lang w:val="en-US"/>
        </w:rPr>
        <w:t>70</w:t>
      </w:r>
      <w:r w:rsidRPr="00D20A7D">
        <w:rPr>
          <w:rFonts w:ascii="Aptos"/>
          <w:lang w:val="en-US"/>
        </w:rPr>
        <w:t>(12), 3741–3754. https://doi.org/10.1002/lno.70240</w:t>
      </w:r>
    </w:p>
    <w:p w14:paraId="011B5F5E" w14:textId="77777777" w:rsidR="00D20A7D" w:rsidRPr="00D20A7D" w:rsidRDefault="00D20A7D" w:rsidP="00D20A7D">
      <w:pPr>
        <w:pStyle w:val="Bibliographie"/>
        <w:rPr>
          <w:rFonts w:ascii="Aptos"/>
          <w:lang w:val="fr-FR"/>
        </w:rPr>
      </w:pPr>
      <w:r w:rsidRPr="00D20A7D">
        <w:rPr>
          <w:rFonts w:ascii="Aptos"/>
          <w:lang w:val="en-US"/>
        </w:rPr>
        <w:t xml:space="preserve">Jones, R., Fisher, R., &amp; Bessell-Browne, P. (2019). Sediment deposition and coral smothering. </w:t>
      </w:r>
      <w:r w:rsidRPr="00D20A7D">
        <w:rPr>
          <w:rFonts w:ascii="Aptos"/>
          <w:i/>
          <w:iCs/>
          <w:lang w:val="fr-FR"/>
        </w:rPr>
        <w:t>PLOS ONE</w:t>
      </w:r>
      <w:r w:rsidRPr="00D20A7D">
        <w:rPr>
          <w:rFonts w:ascii="Aptos"/>
          <w:lang w:val="fr-FR"/>
        </w:rPr>
        <w:t xml:space="preserve">, </w:t>
      </w:r>
      <w:r w:rsidRPr="00D20A7D">
        <w:rPr>
          <w:rFonts w:ascii="Aptos"/>
          <w:i/>
          <w:iCs/>
          <w:lang w:val="fr-FR"/>
        </w:rPr>
        <w:t>14</w:t>
      </w:r>
      <w:r w:rsidRPr="00D20A7D">
        <w:rPr>
          <w:rFonts w:ascii="Aptos"/>
          <w:lang w:val="fr-FR"/>
        </w:rPr>
        <w:t>(6), e0216248. https://doi.org/10.1371/journal.pone.0216248</w:t>
      </w:r>
    </w:p>
    <w:p w14:paraId="12263CE4" w14:textId="77777777" w:rsidR="00D20A7D" w:rsidRPr="00D20A7D" w:rsidRDefault="00D20A7D" w:rsidP="00D20A7D">
      <w:pPr>
        <w:pStyle w:val="Bibliographie"/>
        <w:rPr>
          <w:rFonts w:ascii="Aptos"/>
          <w:lang w:val="en-US"/>
        </w:rPr>
      </w:pPr>
      <w:r w:rsidRPr="00D20A7D">
        <w:rPr>
          <w:rFonts w:ascii="Aptos"/>
          <w:lang w:val="fr-FR"/>
        </w:rPr>
        <w:t xml:space="preserve">Kayal, M., Vercelloni, J., Lison De Loma, T., Bosserelle, P., Chancerelle, Y., Geoffroy, S., Stievenart, C., Michonneau, F., Penin, L., Planes, S., &amp; Adjeroud, M. (2012). </w:t>
      </w:r>
      <w:r w:rsidRPr="00D20A7D">
        <w:rPr>
          <w:rFonts w:ascii="Aptos"/>
          <w:lang w:val="en-US"/>
        </w:rPr>
        <w:t xml:space="preserve">Predator Crown-of-Thorns Starfish (Acanthaster planci) Outbreak, Mass Mortality of Corals, and Cascading Effects on Reef Fish and Benthic Communities. </w:t>
      </w:r>
      <w:r w:rsidRPr="00D20A7D">
        <w:rPr>
          <w:rFonts w:ascii="Aptos"/>
          <w:i/>
          <w:iCs/>
          <w:lang w:val="en-US"/>
        </w:rPr>
        <w:t>PLoS ONE</w:t>
      </w:r>
      <w:r w:rsidRPr="00D20A7D">
        <w:rPr>
          <w:rFonts w:ascii="Aptos"/>
          <w:lang w:val="en-US"/>
        </w:rPr>
        <w:t xml:space="preserve">, </w:t>
      </w:r>
      <w:r w:rsidRPr="00D20A7D">
        <w:rPr>
          <w:rFonts w:ascii="Aptos"/>
          <w:i/>
          <w:iCs/>
          <w:lang w:val="en-US"/>
        </w:rPr>
        <w:t>7</w:t>
      </w:r>
      <w:r w:rsidRPr="00D20A7D">
        <w:rPr>
          <w:rFonts w:ascii="Aptos"/>
          <w:lang w:val="en-US"/>
        </w:rPr>
        <w:t>(10), e47363. https://doi.org/10.1371/journal.pone.0047363</w:t>
      </w:r>
    </w:p>
    <w:p w14:paraId="5FFAC2F4" w14:textId="77777777" w:rsidR="00D20A7D" w:rsidRPr="00D20A7D" w:rsidRDefault="00D20A7D" w:rsidP="00D20A7D">
      <w:pPr>
        <w:pStyle w:val="Bibliographie"/>
        <w:rPr>
          <w:rFonts w:ascii="Aptos"/>
          <w:lang w:val="en-US"/>
        </w:rPr>
      </w:pPr>
      <w:r w:rsidRPr="00D20A7D">
        <w:rPr>
          <w:rFonts w:ascii="Aptos"/>
          <w:lang w:val="en-US"/>
        </w:rPr>
        <w:lastRenderedPageBreak/>
        <w:t xml:space="preserve">Kealoha, A., Calil, P. H. R., Hawco, N. J., Masessa, G., Mattos, J., Nalley, E., Nelson, C. E., Summers, T., Swift, S., Peterman, J., Rohrbaugh, N., &amp; Tegler, L. (2025). </w:t>
      </w:r>
      <w:r w:rsidRPr="00D20A7D">
        <w:rPr>
          <w:rFonts w:ascii="Aptos"/>
          <w:i/>
          <w:iCs/>
          <w:lang w:val="en-US"/>
        </w:rPr>
        <w:t>Water quality parameters from discrete shoreline and transect sampling in West Maui (Lahaina area), Hawai</w:t>
      </w:r>
      <w:r w:rsidRPr="00D20A7D">
        <w:rPr>
          <w:rFonts w:ascii="Arial" w:hAnsi="Arial" w:cs="Arial"/>
          <w:i/>
          <w:iCs/>
          <w:lang w:val="en-US"/>
        </w:rPr>
        <w:t>ʻ</w:t>
      </w:r>
      <w:r w:rsidRPr="00D20A7D">
        <w:rPr>
          <w:rFonts w:ascii="Aptos"/>
          <w:i/>
          <w:iCs/>
          <w:lang w:val="en-US"/>
        </w:rPr>
        <w:t>i, following the Lahaina Wildfires, Aug 2023 to Oct 2024</w:t>
      </w:r>
      <w:r w:rsidRPr="00D20A7D">
        <w:rPr>
          <w:rFonts w:ascii="Aptos"/>
          <w:lang w:val="en-US"/>
        </w:rPr>
        <w:t>. https://hdl.handle.net/1912/72314</w:t>
      </w:r>
    </w:p>
    <w:p w14:paraId="321604F6" w14:textId="77777777" w:rsidR="00D20A7D" w:rsidRPr="00D20A7D" w:rsidRDefault="00D20A7D" w:rsidP="00D20A7D">
      <w:pPr>
        <w:pStyle w:val="Bibliographie"/>
        <w:rPr>
          <w:rFonts w:ascii="Aptos"/>
          <w:lang w:val="en-US"/>
        </w:rPr>
      </w:pPr>
      <w:r w:rsidRPr="00D20A7D">
        <w:rPr>
          <w:rFonts w:ascii="Aptos"/>
          <w:lang w:val="en-US"/>
        </w:rPr>
        <w:t xml:space="preserve">Kothawala, D. N., Murphy, K. R., Stedmon, C. A., Weyhenmeyer, G. A., &amp; Tranvik, L. J. (2013). Inner filter correction of dissolved organic matter fluorescence. </w:t>
      </w:r>
      <w:r w:rsidRPr="00D20A7D">
        <w:rPr>
          <w:rFonts w:ascii="Aptos"/>
          <w:i/>
          <w:iCs/>
          <w:lang w:val="en-US"/>
        </w:rPr>
        <w:t>Limnology and Oceanography: Methods</w:t>
      </w:r>
      <w:r w:rsidRPr="00D20A7D">
        <w:rPr>
          <w:rFonts w:ascii="Aptos"/>
          <w:lang w:val="en-US"/>
        </w:rPr>
        <w:t xml:space="preserve">, </w:t>
      </w:r>
      <w:r w:rsidRPr="00D20A7D">
        <w:rPr>
          <w:rFonts w:ascii="Aptos"/>
          <w:i/>
          <w:iCs/>
          <w:lang w:val="en-US"/>
        </w:rPr>
        <w:t>11</w:t>
      </w:r>
      <w:r w:rsidRPr="00D20A7D">
        <w:rPr>
          <w:rFonts w:ascii="Aptos"/>
          <w:lang w:val="en-US"/>
        </w:rPr>
        <w:t>(12), 616–630. https://doi.org/10.4319/lom.2013.11.616</w:t>
      </w:r>
    </w:p>
    <w:p w14:paraId="11C92C55" w14:textId="77777777" w:rsidR="00D20A7D" w:rsidRPr="00D20A7D" w:rsidRDefault="00D20A7D" w:rsidP="00D20A7D">
      <w:pPr>
        <w:pStyle w:val="Bibliographie"/>
        <w:rPr>
          <w:rFonts w:ascii="Aptos"/>
          <w:lang w:val="en-US"/>
        </w:rPr>
      </w:pPr>
      <w:r w:rsidRPr="00D20A7D">
        <w:rPr>
          <w:rFonts w:ascii="Aptos"/>
          <w:lang w:val="en-US"/>
        </w:rPr>
        <w:t xml:space="preserve">Lawaetz, A., &amp; Stedmon, C. (2009). Fluorescence Intensity Calibration Using the Raman Scatter Peak of Water. </w:t>
      </w:r>
      <w:r w:rsidRPr="00D20A7D">
        <w:rPr>
          <w:rFonts w:ascii="Aptos"/>
          <w:i/>
          <w:iCs/>
          <w:lang w:val="en-US"/>
        </w:rPr>
        <w:t>Applied Spectroscopy</w:t>
      </w:r>
      <w:r w:rsidRPr="00D20A7D">
        <w:rPr>
          <w:rFonts w:ascii="Aptos"/>
          <w:lang w:val="en-US"/>
        </w:rPr>
        <w:t xml:space="preserve">, </w:t>
      </w:r>
      <w:r w:rsidRPr="00D20A7D">
        <w:rPr>
          <w:rFonts w:ascii="Aptos"/>
          <w:i/>
          <w:iCs/>
          <w:lang w:val="en-US"/>
        </w:rPr>
        <w:t>63</w:t>
      </w:r>
      <w:r w:rsidRPr="00D20A7D">
        <w:rPr>
          <w:rFonts w:ascii="Aptos"/>
          <w:lang w:val="en-US"/>
        </w:rPr>
        <w:t>, 936–940. https://doi.org/10.1366/000370209788964548</w:t>
      </w:r>
    </w:p>
    <w:p w14:paraId="6DB67FFC" w14:textId="77777777" w:rsidR="00D20A7D" w:rsidRPr="00D20A7D" w:rsidRDefault="00D20A7D" w:rsidP="00D20A7D">
      <w:pPr>
        <w:pStyle w:val="Bibliographie"/>
        <w:rPr>
          <w:rFonts w:ascii="Aptos"/>
          <w:lang w:val="en-US"/>
        </w:rPr>
      </w:pPr>
      <w:r w:rsidRPr="00D20A7D">
        <w:rPr>
          <w:rFonts w:ascii="Aptos"/>
          <w:lang w:val="en-US"/>
        </w:rPr>
        <w:t xml:space="preserve">Leichter, J., Alldredge, A., Bernardi, G., Brooks, A., Carlson, C., Carpenter, R., Edmunds, P., Fewings, M., Hanson, K., Hench, J., Holbrook, S., Nelson, C., Schmitt, R., Toonen, R., Washburn, L., &amp; Wyatt, A. (2013). Biological and Physical Interactions on a Tropical Island Coral Reef: Transport and Retention Processes on Moorea, French Polynesia. </w:t>
      </w:r>
      <w:r w:rsidRPr="00D20A7D">
        <w:rPr>
          <w:rFonts w:ascii="Aptos"/>
          <w:i/>
          <w:iCs/>
          <w:lang w:val="en-US"/>
        </w:rPr>
        <w:t>Oceanography</w:t>
      </w:r>
      <w:r w:rsidRPr="00D20A7D">
        <w:rPr>
          <w:rFonts w:ascii="Aptos"/>
          <w:lang w:val="en-US"/>
        </w:rPr>
        <w:t xml:space="preserve">, </w:t>
      </w:r>
      <w:r w:rsidRPr="00D20A7D">
        <w:rPr>
          <w:rFonts w:ascii="Aptos"/>
          <w:i/>
          <w:iCs/>
          <w:lang w:val="en-US"/>
        </w:rPr>
        <w:t>26</w:t>
      </w:r>
      <w:r w:rsidRPr="00D20A7D">
        <w:rPr>
          <w:rFonts w:ascii="Aptos"/>
          <w:lang w:val="en-US"/>
        </w:rPr>
        <w:t>(3), 52–63. https://doi.org/10.5670/oceanog.2013.45</w:t>
      </w:r>
    </w:p>
    <w:p w14:paraId="0D58CEDA" w14:textId="77777777" w:rsidR="00D20A7D" w:rsidRPr="00D20A7D" w:rsidRDefault="00D20A7D" w:rsidP="00D20A7D">
      <w:pPr>
        <w:pStyle w:val="Bibliographie"/>
        <w:rPr>
          <w:rFonts w:ascii="Aptos"/>
          <w:lang w:val="en-US"/>
        </w:rPr>
      </w:pPr>
      <w:r w:rsidRPr="00D20A7D">
        <w:rPr>
          <w:rFonts w:ascii="Aptos"/>
          <w:lang w:val="en-US"/>
        </w:rPr>
        <w:t xml:space="preserve">Lenth, R. V., Piaskowski, J., Banfai, B., Bolker, B., Buerkner, P., Giné-Vázquez, I., Hervé, M., Jung, M., Love, J., Miguez, F., Riebl, H., &amp; Singmann, H. (2026). </w:t>
      </w:r>
      <w:r w:rsidRPr="00D20A7D">
        <w:rPr>
          <w:rFonts w:ascii="Aptos"/>
          <w:i/>
          <w:iCs/>
          <w:lang w:val="en-US"/>
        </w:rPr>
        <w:t>emmeans: Estimated Marginal Means, aka Least-Squares Means</w:t>
      </w:r>
      <w:r w:rsidRPr="00D20A7D">
        <w:rPr>
          <w:rFonts w:ascii="Aptos"/>
          <w:lang w:val="en-US"/>
        </w:rPr>
        <w:t xml:space="preserve"> (Version 2.0.3) [Computer software]. https://cran.r-project.org/web/packages/emmeans/index.html</w:t>
      </w:r>
    </w:p>
    <w:p w14:paraId="23042EAE" w14:textId="77777777" w:rsidR="00D20A7D" w:rsidRPr="00D20A7D" w:rsidRDefault="00D20A7D" w:rsidP="00D20A7D">
      <w:pPr>
        <w:pStyle w:val="Bibliographie"/>
        <w:rPr>
          <w:rFonts w:ascii="Aptos"/>
          <w:lang w:val="en-US"/>
        </w:rPr>
      </w:pPr>
      <w:r w:rsidRPr="00D20A7D">
        <w:rPr>
          <w:rFonts w:ascii="Aptos"/>
          <w:lang w:val="en-US"/>
        </w:rPr>
        <w:lastRenderedPageBreak/>
        <w:t xml:space="preserve">Lesser, M. P. (2021). Eutrophication on Coral Reefs: What Is the Evidence for Phase Shifts, Nutrient Limitation and Coral Bleaching. </w:t>
      </w:r>
      <w:r w:rsidRPr="00D20A7D">
        <w:rPr>
          <w:rFonts w:ascii="Aptos"/>
          <w:i/>
          <w:iCs/>
          <w:lang w:val="en-US"/>
        </w:rPr>
        <w:t>BioScience</w:t>
      </w:r>
      <w:r w:rsidRPr="00D20A7D">
        <w:rPr>
          <w:rFonts w:ascii="Aptos"/>
          <w:lang w:val="en-US"/>
        </w:rPr>
        <w:t xml:space="preserve">, </w:t>
      </w:r>
      <w:r w:rsidRPr="00D20A7D">
        <w:rPr>
          <w:rFonts w:ascii="Aptos"/>
          <w:i/>
          <w:iCs/>
          <w:lang w:val="en-US"/>
        </w:rPr>
        <w:t>71</w:t>
      </w:r>
      <w:r w:rsidRPr="00D20A7D">
        <w:rPr>
          <w:rFonts w:ascii="Aptos"/>
          <w:lang w:val="en-US"/>
        </w:rPr>
        <w:t>(12), 1216–1233. https://doi.org/10.1093/biosci/biab101</w:t>
      </w:r>
    </w:p>
    <w:p w14:paraId="727F8680" w14:textId="77777777" w:rsidR="00D20A7D" w:rsidRPr="00D20A7D" w:rsidRDefault="00D20A7D" w:rsidP="00D20A7D">
      <w:pPr>
        <w:pStyle w:val="Bibliographie"/>
        <w:rPr>
          <w:rFonts w:ascii="Aptos"/>
          <w:lang w:val="en-US"/>
        </w:rPr>
      </w:pPr>
      <w:r w:rsidRPr="00D20A7D">
        <w:rPr>
          <w:rFonts w:ascii="Aptos"/>
          <w:lang w:val="en-US"/>
        </w:rPr>
        <w:t xml:space="preserve">McCook, L. J. (1999). Macroalgae, nutrients and phase shifts on coral reefs: Scientific issues and management consequences for the Great Barrier Reef. </w:t>
      </w:r>
      <w:r w:rsidRPr="00D20A7D">
        <w:rPr>
          <w:rFonts w:ascii="Aptos"/>
          <w:i/>
          <w:iCs/>
          <w:lang w:val="en-US"/>
        </w:rPr>
        <w:t>Coral Reefs</w:t>
      </w:r>
      <w:r w:rsidRPr="00D20A7D">
        <w:rPr>
          <w:rFonts w:ascii="Aptos"/>
          <w:lang w:val="en-US"/>
        </w:rPr>
        <w:t xml:space="preserve">, </w:t>
      </w:r>
      <w:r w:rsidRPr="00D20A7D">
        <w:rPr>
          <w:rFonts w:ascii="Aptos"/>
          <w:i/>
          <w:iCs/>
          <w:lang w:val="en-US"/>
        </w:rPr>
        <w:t>18</w:t>
      </w:r>
      <w:r w:rsidRPr="00D20A7D">
        <w:rPr>
          <w:rFonts w:ascii="Aptos"/>
          <w:lang w:val="en-US"/>
        </w:rPr>
        <w:t>(4), 357–367. https://doi.org/10.1007/s003380050213</w:t>
      </w:r>
    </w:p>
    <w:p w14:paraId="2157CCAB" w14:textId="77777777" w:rsidR="00D20A7D" w:rsidRPr="00D20A7D" w:rsidRDefault="00D20A7D" w:rsidP="00D20A7D">
      <w:pPr>
        <w:pStyle w:val="Bibliographie"/>
        <w:rPr>
          <w:rFonts w:ascii="Aptos"/>
          <w:lang w:val="en-US"/>
        </w:rPr>
      </w:pPr>
      <w:r w:rsidRPr="00D20A7D">
        <w:rPr>
          <w:rFonts w:ascii="Aptos"/>
          <w:lang w:val="en-US"/>
        </w:rPr>
        <w:t xml:space="preserve">McKnight, D. M., Boyer, E. W., Westerhoff, P. K., Doran, P. T., Kulbe, T., &amp; Andersen, D. T. (2001). Spectrofluorometric characterization of dissolved organic matter for indication of precursor organic material and aromaticity. </w:t>
      </w:r>
      <w:r w:rsidRPr="00D20A7D">
        <w:rPr>
          <w:rFonts w:ascii="Aptos"/>
          <w:i/>
          <w:iCs/>
          <w:lang w:val="en-US"/>
        </w:rPr>
        <w:t>Limnology and Oceanography</w:t>
      </w:r>
      <w:r w:rsidRPr="00D20A7D">
        <w:rPr>
          <w:rFonts w:ascii="Aptos"/>
          <w:lang w:val="en-US"/>
        </w:rPr>
        <w:t xml:space="preserve">, </w:t>
      </w:r>
      <w:r w:rsidRPr="00D20A7D">
        <w:rPr>
          <w:rFonts w:ascii="Aptos"/>
          <w:i/>
          <w:iCs/>
          <w:lang w:val="en-US"/>
        </w:rPr>
        <w:t>46</w:t>
      </w:r>
      <w:r w:rsidRPr="00D20A7D">
        <w:rPr>
          <w:rFonts w:ascii="Aptos"/>
          <w:lang w:val="en-US"/>
        </w:rPr>
        <w:t>(1), 38–48. https://doi.org/10.4319/lo.2001.46.1.0038</w:t>
      </w:r>
    </w:p>
    <w:p w14:paraId="405392D0" w14:textId="77777777" w:rsidR="00D20A7D" w:rsidRPr="00D20A7D" w:rsidRDefault="00D20A7D" w:rsidP="00D20A7D">
      <w:pPr>
        <w:pStyle w:val="Bibliographie"/>
        <w:rPr>
          <w:rFonts w:ascii="Aptos"/>
          <w:lang w:val="en-US"/>
        </w:rPr>
      </w:pPr>
      <w:r w:rsidRPr="00D20A7D">
        <w:rPr>
          <w:rFonts w:ascii="Aptos"/>
          <w:lang w:val="en-US"/>
        </w:rPr>
        <w:t xml:space="preserve">Montaño-Salazar, S., Quintanilla, E., &amp; Sánchez, J. A. (2023). Microbial shifts associated to ENSO-derived thermal anomalies reveal coral acclimation at holobiont level. </w:t>
      </w:r>
      <w:r w:rsidRPr="00D20A7D">
        <w:rPr>
          <w:rFonts w:ascii="Aptos"/>
          <w:i/>
          <w:iCs/>
          <w:lang w:val="en-US"/>
        </w:rPr>
        <w:t>Scientific Reports</w:t>
      </w:r>
      <w:r w:rsidRPr="00D20A7D">
        <w:rPr>
          <w:rFonts w:ascii="Aptos"/>
          <w:lang w:val="en-US"/>
        </w:rPr>
        <w:t xml:space="preserve">, </w:t>
      </w:r>
      <w:r w:rsidRPr="00D20A7D">
        <w:rPr>
          <w:rFonts w:ascii="Aptos"/>
          <w:i/>
          <w:iCs/>
          <w:lang w:val="en-US"/>
        </w:rPr>
        <w:t>13</w:t>
      </w:r>
      <w:r w:rsidRPr="00D20A7D">
        <w:rPr>
          <w:rFonts w:ascii="Aptos"/>
          <w:lang w:val="en-US"/>
        </w:rPr>
        <w:t>(1), 22049. https://doi.org/10.1038/s41598-023-49049-6</w:t>
      </w:r>
    </w:p>
    <w:p w14:paraId="61341578" w14:textId="77777777" w:rsidR="00D20A7D" w:rsidRPr="00D20A7D" w:rsidRDefault="00D20A7D" w:rsidP="00D20A7D">
      <w:pPr>
        <w:pStyle w:val="Bibliographie"/>
        <w:rPr>
          <w:rFonts w:ascii="Aptos"/>
          <w:lang w:val="en-US"/>
        </w:rPr>
      </w:pPr>
      <w:r w:rsidRPr="00D20A7D">
        <w:rPr>
          <w:rFonts w:ascii="Aptos"/>
          <w:lang w:val="en-US"/>
        </w:rPr>
        <w:t xml:space="preserve">Morrow, K. M., Ritson-Williams, R., Ross, C., Liles, M. R., &amp; Paul, V. J. (2012). Macroalgal Extracts Induce Bacterial Assemblage Shifts and Sublethal Tissue Stress in Caribbean Corals. </w:t>
      </w:r>
      <w:r w:rsidRPr="00D20A7D">
        <w:rPr>
          <w:rFonts w:ascii="Aptos"/>
          <w:i/>
          <w:iCs/>
          <w:lang w:val="en-US"/>
        </w:rPr>
        <w:t>PLoS ONE</w:t>
      </w:r>
      <w:r w:rsidRPr="00D20A7D">
        <w:rPr>
          <w:rFonts w:ascii="Aptos"/>
          <w:lang w:val="en-US"/>
        </w:rPr>
        <w:t xml:space="preserve">, </w:t>
      </w:r>
      <w:r w:rsidRPr="00D20A7D">
        <w:rPr>
          <w:rFonts w:ascii="Aptos"/>
          <w:i/>
          <w:iCs/>
          <w:lang w:val="en-US"/>
        </w:rPr>
        <w:t>7</w:t>
      </w:r>
      <w:r w:rsidRPr="00D20A7D">
        <w:rPr>
          <w:rFonts w:ascii="Aptos"/>
          <w:lang w:val="en-US"/>
        </w:rPr>
        <w:t>(9), e44859. https://doi.org/10.1371/journal.pone.0044859</w:t>
      </w:r>
    </w:p>
    <w:p w14:paraId="2628899E" w14:textId="77777777" w:rsidR="00D20A7D" w:rsidRPr="00D20A7D" w:rsidRDefault="00D20A7D" w:rsidP="00D20A7D">
      <w:pPr>
        <w:pStyle w:val="Bibliographie"/>
        <w:rPr>
          <w:rFonts w:ascii="Aptos"/>
          <w:lang w:val="en-US"/>
        </w:rPr>
      </w:pPr>
      <w:r w:rsidRPr="00D20A7D">
        <w:rPr>
          <w:rFonts w:ascii="Aptos"/>
          <w:lang w:val="en-US"/>
        </w:rPr>
        <w:t xml:space="preserve">Mueller, B., Brocke, H. J., Rohwer, F. L., Dittmar, T., Huisman, J., Vermeij, M. J. A., &amp; de Goeij, J. M. (2022). Nocturnal dissolved organic matter release by turf algae and its role in the microbialization of reefs. </w:t>
      </w:r>
      <w:r w:rsidRPr="00D20A7D">
        <w:rPr>
          <w:rFonts w:ascii="Aptos"/>
          <w:i/>
          <w:iCs/>
          <w:lang w:val="en-US"/>
        </w:rPr>
        <w:t>Functional Ecology</w:t>
      </w:r>
      <w:r w:rsidRPr="00D20A7D">
        <w:rPr>
          <w:rFonts w:ascii="Aptos"/>
          <w:lang w:val="en-US"/>
        </w:rPr>
        <w:t xml:space="preserve">, </w:t>
      </w:r>
      <w:r w:rsidRPr="00D20A7D">
        <w:rPr>
          <w:rFonts w:ascii="Aptos"/>
          <w:i/>
          <w:iCs/>
          <w:lang w:val="en-US"/>
        </w:rPr>
        <w:t>36</w:t>
      </w:r>
      <w:r w:rsidRPr="00D20A7D">
        <w:rPr>
          <w:rFonts w:ascii="Aptos"/>
          <w:lang w:val="en-US"/>
        </w:rPr>
        <w:t>(8), 2104–2118. https://doi.org/10.1111/1365-2435.14101</w:t>
      </w:r>
    </w:p>
    <w:p w14:paraId="7C3430E3" w14:textId="77777777" w:rsidR="00D20A7D" w:rsidRPr="00D20A7D" w:rsidRDefault="00D20A7D" w:rsidP="00D20A7D">
      <w:pPr>
        <w:pStyle w:val="Bibliographie"/>
        <w:rPr>
          <w:rFonts w:ascii="Aptos"/>
          <w:lang w:val="en-US"/>
        </w:rPr>
      </w:pPr>
      <w:r w:rsidRPr="00D20A7D">
        <w:rPr>
          <w:rFonts w:ascii="Aptos"/>
          <w:lang w:val="en-US"/>
        </w:rPr>
        <w:lastRenderedPageBreak/>
        <w:t xml:space="preserve">Nelson, C. E., Donahue, M. J., Dulaiova, H., Goldberg, S. J., La Valle, F. F., Lubarsky, K., Miyano, J., Richardson, C., Silbiger, N. J., &amp; Thomas, F. I. M. (2015). Fluorescent dissolved organic matter as a multivariate biogeochemical tracer of submarine groundwater discharge in coral reef ecosystems. </w:t>
      </w:r>
      <w:r w:rsidRPr="00D20A7D">
        <w:rPr>
          <w:rFonts w:ascii="Aptos"/>
          <w:i/>
          <w:iCs/>
          <w:lang w:val="en-US"/>
        </w:rPr>
        <w:t>Marine Chemistry</w:t>
      </w:r>
      <w:r w:rsidRPr="00D20A7D">
        <w:rPr>
          <w:rFonts w:ascii="Aptos"/>
          <w:lang w:val="en-US"/>
        </w:rPr>
        <w:t xml:space="preserve">, </w:t>
      </w:r>
      <w:r w:rsidRPr="00D20A7D">
        <w:rPr>
          <w:rFonts w:ascii="Aptos"/>
          <w:i/>
          <w:iCs/>
          <w:lang w:val="en-US"/>
        </w:rPr>
        <w:t>177</w:t>
      </w:r>
      <w:r w:rsidRPr="00D20A7D">
        <w:rPr>
          <w:rFonts w:ascii="Aptos"/>
          <w:lang w:val="en-US"/>
        </w:rPr>
        <w:t>, 232–243. https://doi.org/10.1016/j.marchem.2015.06.026</w:t>
      </w:r>
    </w:p>
    <w:p w14:paraId="79446108" w14:textId="77777777" w:rsidR="00D20A7D" w:rsidRPr="00D20A7D" w:rsidRDefault="00D20A7D" w:rsidP="00D20A7D">
      <w:pPr>
        <w:pStyle w:val="Bibliographie"/>
        <w:rPr>
          <w:rFonts w:ascii="Aptos"/>
          <w:lang w:val="en-US"/>
        </w:rPr>
      </w:pPr>
      <w:r w:rsidRPr="00D20A7D">
        <w:rPr>
          <w:rFonts w:ascii="Aptos"/>
          <w:lang w:val="en-US"/>
        </w:rPr>
        <w:t xml:space="preserve">Nelson, C. E., Goldberg, S. J., Wegley Kelly, L., Haas, A. F., Smith, J. E., Rohwer, F., &amp; Carlson, C. A. (2013). Coral and macroalgal exudates vary in neutral sugar composition and differentially enrich reef bacterioplankton lineages. </w:t>
      </w:r>
      <w:r w:rsidRPr="00D20A7D">
        <w:rPr>
          <w:rFonts w:ascii="Aptos"/>
          <w:i/>
          <w:iCs/>
          <w:lang w:val="en-US"/>
        </w:rPr>
        <w:t>The ISME Journal</w:t>
      </w:r>
      <w:r w:rsidRPr="00D20A7D">
        <w:rPr>
          <w:rFonts w:ascii="Aptos"/>
          <w:lang w:val="en-US"/>
        </w:rPr>
        <w:t xml:space="preserve">, </w:t>
      </w:r>
      <w:r w:rsidRPr="00D20A7D">
        <w:rPr>
          <w:rFonts w:ascii="Aptos"/>
          <w:i/>
          <w:iCs/>
          <w:lang w:val="en-US"/>
        </w:rPr>
        <w:t>7</w:t>
      </w:r>
      <w:r w:rsidRPr="00D20A7D">
        <w:rPr>
          <w:rFonts w:ascii="Aptos"/>
          <w:lang w:val="en-US"/>
        </w:rPr>
        <w:t>(5), 962–979. https://doi.org/10.1038/ismej.2012.161</w:t>
      </w:r>
    </w:p>
    <w:p w14:paraId="4F4B77C0" w14:textId="77777777" w:rsidR="00D20A7D" w:rsidRPr="00D20A7D" w:rsidRDefault="00D20A7D" w:rsidP="00D20A7D">
      <w:pPr>
        <w:pStyle w:val="Bibliographie"/>
        <w:rPr>
          <w:rFonts w:ascii="Aptos"/>
          <w:lang w:val="en-US"/>
        </w:rPr>
      </w:pPr>
      <w:r w:rsidRPr="00D20A7D">
        <w:rPr>
          <w:rFonts w:ascii="Aptos"/>
          <w:lang w:val="en-US"/>
        </w:rPr>
        <w:t xml:space="preserve">Nelson, C. E., Wegley Kelly, L., &amp; Haas, A. F. (2023). Microbial Interactions with Dissolved Organic Matter Are Central to Coral Reef Ecosystem Function and Resilience. </w:t>
      </w:r>
      <w:r w:rsidRPr="00D20A7D">
        <w:rPr>
          <w:rFonts w:ascii="Aptos"/>
          <w:i/>
          <w:iCs/>
          <w:lang w:val="en-US"/>
        </w:rPr>
        <w:t>Annual Review of Marine Science</w:t>
      </w:r>
      <w:r w:rsidRPr="00D20A7D">
        <w:rPr>
          <w:rFonts w:ascii="Aptos"/>
          <w:lang w:val="en-US"/>
        </w:rPr>
        <w:t xml:space="preserve">, </w:t>
      </w:r>
      <w:r w:rsidRPr="00D20A7D">
        <w:rPr>
          <w:rFonts w:ascii="Aptos"/>
          <w:i/>
          <w:iCs/>
          <w:lang w:val="en-US"/>
        </w:rPr>
        <w:t>15</w:t>
      </w:r>
      <w:r w:rsidRPr="00D20A7D">
        <w:rPr>
          <w:rFonts w:ascii="Aptos"/>
          <w:lang w:val="en-US"/>
        </w:rPr>
        <w:t>(1), 431–460. https://doi.org/10.1146/annurev-marine-042121-080917</w:t>
      </w:r>
    </w:p>
    <w:p w14:paraId="1D3DE6BB" w14:textId="77777777" w:rsidR="00D20A7D" w:rsidRPr="00D20A7D" w:rsidRDefault="00D20A7D" w:rsidP="00D20A7D">
      <w:pPr>
        <w:pStyle w:val="Bibliographie"/>
        <w:rPr>
          <w:rFonts w:ascii="Aptos"/>
          <w:lang w:val="en-US"/>
        </w:rPr>
      </w:pPr>
      <w:r w:rsidRPr="00D20A7D">
        <w:rPr>
          <w:rFonts w:ascii="Aptos"/>
          <w:lang w:val="en-US"/>
        </w:rPr>
        <w:t xml:space="preserve">Oksanen, J., Simpson, G. L., Blanchet, F. G., Kindt, R., Legendre, P., Minchin, P. R., O’Hara, R. B., Solymos, P., Stevens, M. H. H., Szoecs, E., Wagner, H., Barbour, M., Bedward, M., Bolker, B., Borcard, D., Borman, T., Carvalho, G., Chirico, M., Caceres, M. D., … Weedon, J. (2026). </w:t>
      </w:r>
      <w:r w:rsidRPr="00D20A7D">
        <w:rPr>
          <w:rFonts w:ascii="Aptos"/>
          <w:i/>
          <w:iCs/>
          <w:lang w:val="en-US"/>
        </w:rPr>
        <w:t>vegan: Community Ecology Package</w:t>
      </w:r>
      <w:r w:rsidRPr="00D20A7D">
        <w:rPr>
          <w:rFonts w:ascii="Aptos"/>
          <w:lang w:val="en-US"/>
        </w:rPr>
        <w:t xml:space="preserve"> (Version 2.7-3) [Computer software]. https://cran.r-project.org/web/packages/vegan/index.html</w:t>
      </w:r>
    </w:p>
    <w:p w14:paraId="6AC94F93" w14:textId="77777777" w:rsidR="00D20A7D" w:rsidRPr="00D20A7D" w:rsidRDefault="00D20A7D" w:rsidP="00D20A7D">
      <w:pPr>
        <w:pStyle w:val="Bibliographie"/>
        <w:rPr>
          <w:rFonts w:ascii="Aptos"/>
          <w:lang w:val="en-US"/>
        </w:rPr>
      </w:pPr>
      <w:r w:rsidRPr="00D20A7D">
        <w:rPr>
          <w:rFonts w:ascii="Aptos"/>
          <w:lang w:val="en-US"/>
        </w:rPr>
        <w:t xml:space="preserve">Palmer, C. V., Rodríguez Esquivel, S. V., &amp; Parker, C. M. (2025). El Niño-driven phase shift to algal dominance on Isla del Caño’s coral reefs: Implications for urgent restoration. </w:t>
      </w:r>
      <w:r w:rsidRPr="00D20A7D">
        <w:rPr>
          <w:rFonts w:ascii="Aptos"/>
          <w:i/>
          <w:iCs/>
          <w:lang w:val="en-US"/>
        </w:rPr>
        <w:t>PeerJ</w:t>
      </w:r>
      <w:r w:rsidRPr="00D20A7D">
        <w:rPr>
          <w:rFonts w:ascii="Aptos"/>
          <w:lang w:val="en-US"/>
        </w:rPr>
        <w:t xml:space="preserve">, </w:t>
      </w:r>
      <w:r w:rsidRPr="00D20A7D">
        <w:rPr>
          <w:rFonts w:ascii="Aptos"/>
          <w:i/>
          <w:iCs/>
          <w:lang w:val="en-US"/>
        </w:rPr>
        <w:t>13</w:t>
      </w:r>
      <w:r w:rsidRPr="00D20A7D">
        <w:rPr>
          <w:rFonts w:ascii="Aptos"/>
          <w:lang w:val="en-US"/>
        </w:rPr>
        <w:t>, e20088. https://doi.org/10.7717/peerj.20088</w:t>
      </w:r>
    </w:p>
    <w:p w14:paraId="47FEAAB8" w14:textId="77777777" w:rsidR="00D20A7D" w:rsidRPr="00D20A7D" w:rsidRDefault="00D20A7D" w:rsidP="00D20A7D">
      <w:pPr>
        <w:pStyle w:val="Bibliographie"/>
        <w:rPr>
          <w:rFonts w:ascii="Aptos"/>
          <w:lang w:val="en-US"/>
        </w:rPr>
      </w:pPr>
      <w:r w:rsidRPr="00D20A7D">
        <w:rPr>
          <w:rFonts w:ascii="Aptos"/>
          <w:lang w:val="en-US"/>
        </w:rPr>
        <w:lastRenderedPageBreak/>
        <w:t xml:space="preserve">Pedersen, T. L. (2025). </w:t>
      </w:r>
      <w:r w:rsidRPr="00D20A7D">
        <w:rPr>
          <w:rFonts w:ascii="Aptos"/>
          <w:i/>
          <w:iCs/>
          <w:lang w:val="en-US"/>
        </w:rPr>
        <w:t>patchwork: The composer of plots</w:t>
      </w:r>
      <w:r w:rsidRPr="00D20A7D">
        <w:rPr>
          <w:rFonts w:ascii="Aptos"/>
          <w:lang w:val="en-US"/>
        </w:rPr>
        <w:t xml:space="preserve"> [Manual]. https://doi.org/10.32614/CRAN.package.patchwork</w:t>
      </w:r>
    </w:p>
    <w:p w14:paraId="0FE8397A" w14:textId="77777777" w:rsidR="00D20A7D" w:rsidRPr="00D20A7D" w:rsidRDefault="00D20A7D" w:rsidP="00D20A7D">
      <w:pPr>
        <w:pStyle w:val="Bibliographie"/>
        <w:rPr>
          <w:rFonts w:ascii="Aptos"/>
          <w:lang w:val="en-US"/>
        </w:rPr>
      </w:pPr>
      <w:r w:rsidRPr="00D20A7D">
        <w:rPr>
          <w:rFonts w:ascii="Aptos"/>
          <w:lang w:val="en-US"/>
        </w:rPr>
        <w:t xml:space="preserve">Quinlan, Z. A., Nelson, C. E., Koester, I., Petras, D., Nothias, L., Comstock, J., White, B. M., Aluwihare, L. I., Bailey, B. A., Carlson, C. A., Dorrestein, P. C., Haas, A. F., &amp; Wegley Kelly, L. (2025). Microbial Community Metabolism of Coral Reef Exometabolomes Broadens the Chemodiversity of Labile Dissolved Organic Matter. </w:t>
      </w:r>
      <w:r w:rsidRPr="00D20A7D">
        <w:rPr>
          <w:rFonts w:ascii="Aptos"/>
          <w:i/>
          <w:iCs/>
          <w:lang w:val="en-US"/>
        </w:rPr>
        <w:t>Environmental Microbiology</w:t>
      </w:r>
      <w:r w:rsidRPr="00D20A7D">
        <w:rPr>
          <w:rFonts w:ascii="Aptos"/>
          <w:lang w:val="en-US"/>
        </w:rPr>
        <w:t xml:space="preserve">, </w:t>
      </w:r>
      <w:r w:rsidRPr="00D20A7D">
        <w:rPr>
          <w:rFonts w:ascii="Aptos"/>
          <w:i/>
          <w:iCs/>
          <w:lang w:val="en-US"/>
        </w:rPr>
        <w:t>27</w:t>
      </w:r>
      <w:r w:rsidRPr="00D20A7D">
        <w:rPr>
          <w:rFonts w:ascii="Aptos"/>
          <w:lang w:val="en-US"/>
        </w:rPr>
        <w:t>(3), e70064. https://doi.org/10.1111/1462-2920.70064</w:t>
      </w:r>
    </w:p>
    <w:p w14:paraId="5AF1AE9F" w14:textId="77777777" w:rsidR="00D20A7D" w:rsidRPr="00D20A7D" w:rsidRDefault="00D20A7D" w:rsidP="00D20A7D">
      <w:pPr>
        <w:pStyle w:val="Bibliographie"/>
        <w:rPr>
          <w:rFonts w:ascii="Aptos"/>
          <w:lang w:val="en-US"/>
        </w:rPr>
      </w:pPr>
      <w:r w:rsidRPr="00D20A7D">
        <w:rPr>
          <w:rFonts w:ascii="Aptos"/>
          <w:lang w:val="en-US"/>
        </w:rPr>
        <w:t xml:space="preserve">Quinlan, Z. A., Remple, K., Fox, M. D., Silbiger, N. J., Oliver, T. A., Putnam, H. M., Wegley Kelly, L., Carlson, C. A., Donahue, M. J., &amp; Nelson, C. E. (2018). Fluorescent organic exudates of corals and algae in tropical reefs are compositionally distinct and increase with nutrient enrichment. </w:t>
      </w:r>
      <w:r w:rsidRPr="00D20A7D">
        <w:rPr>
          <w:rFonts w:ascii="Aptos"/>
          <w:i/>
          <w:iCs/>
          <w:lang w:val="en-US"/>
        </w:rPr>
        <w:t>Limnology and Oceanography Letters</w:t>
      </w:r>
      <w:r w:rsidRPr="00D20A7D">
        <w:rPr>
          <w:rFonts w:ascii="Aptos"/>
          <w:lang w:val="en-US"/>
        </w:rPr>
        <w:t xml:space="preserve">, </w:t>
      </w:r>
      <w:r w:rsidRPr="00D20A7D">
        <w:rPr>
          <w:rFonts w:ascii="Aptos"/>
          <w:i/>
          <w:iCs/>
          <w:lang w:val="en-US"/>
        </w:rPr>
        <w:t>3</w:t>
      </w:r>
      <w:r w:rsidRPr="00D20A7D">
        <w:rPr>
          <w:rFonts w:ascii="Aptos"/>
          <w:lang w:val="en-US"/>
        </w:rPr>
        <w:t>(4), 331–340. https://doi.org/10.1002/lol2.10074</w:t>
      </w:r>
    </w:p>
    <w:p w14:paraId="04C4F789" w14:textId="77777777" w:rsidR="00D20A7D" w:rsidRPr="00D20A7D" w:rsidRDefault="00D20A7D" w:rsidP="00D20A7D">
      <w:pPr>
        <w:pStyle w:val="Bibliographie"/>
        <w:rPr>
          <w:rFonts w:ascii="Aptos"/>
          <w:lang w:val="en-US"/>
        </w:rPr>
      </w:pPr>
      <w:r w:rsidRPr="00D20A7D">
        <w:rPr>
          <w:rFonts w:ascii="Aptos"/>
          <w:lang w:val="en-US"/>
        </w:rPr>
        <w:t xml:space="preserve">Rasher, D. B., &amp; Hay, M. E. (2010). Chemically rich seaweeds poison corals when not controlled by herbivores. </w:t>
      </w:r>
      <w:r w:rsidRPr="00D20A7D">
        <w:rPr>
          <w:rFonts w:ascii="Aptos"/>
          <w:i/>
          <w:iCs/>
          <w:lang w:val="en-US"/>
        </w:rPr>
        <w:t>Proceedings of the National Academy of Sciences</w:t>
      </w:r>
      <w:r w:rsidRPr="00D20A7D">
        <w:rPr>
          <w:rFonts w:ascii="Aptos"/>
          <w:lang w:val="en-US"/>
        </w:rPr>
        <w:t xml:space="preserve">, </w:t>
      </w:r>
      <w:r w:rsidRPr="00D20A7D">
        <w:rPr>
          <w:rFonts w:ascii="Aptos"/>
          <w:i/>
          <w:iCs/>
          <w:lang w:val="en-US"/>
        </w:rPr>
        <w:t>107</w:t>
      </w:r>
      <w:r w:rsidRPr="00D20A7D">
        <w:rPr>
          <w:rFonts w:ascii="Aptos"/>
          <w:lang w:val="en-US"/>
        </w:rPr>
        <w:t>(21), 9683–9688. https://doi.org/10.1073/pnas.0912095107</w:t>
      </w:r>
    </w:p>
    <w:p w14:paraId="1358FA38" w14:textId="77777777" w:rsidR="00D20A7D" w:rsidRPr="00D20A7D" w:rsidRDefault="00D20A7D" w:rsidP="00D20A7D">
      <w:pPr>
        <w:pStyle w:val="Bibliographie"/>
        <w:rPr>
          <w:rFonts w:ascii="Aptos"/>
          <w:lang w:val="en-US"/>
        </w:rPr>
      </w:pPr>
      <w:r w:rsidRPr="00D20A7D">
        <w:rPr>
          <w:rFonts w:ascii="Aptos"/>
          <w:lang w:val="fr-FR"/>
        </w:rPr>
        <w:t xml:space="preserve">Rognes, T., Flouri, T., Nichols, B., Quince, C., &amp; Mahé, F. (2016). </w:t>
      </w:r>
      <w:r w:rsidRPr="00D20A7D">
        <w:rPr>
          <w:rFonts w:ascii="Aptos"/>
          <w:lang w:val="en-US"/>
        </w:rPr>
        <w:t xml:space="preserve">VSEARCH: A versatile open source tool for metagenomics. </w:t>
      </w:r>
      <w:r w:rsidRPr="00D20A7D">
        <w:rPr>
          <w:rFonts w:ascii="Aptos"/>
          <w:i/>
          <w:iCs/>
          <w:lang w:val="en-US"/>
        </w:rPr>
        <w:t>PeerJ</w:t>
      </w:r>
      <w:r w:rsidRPr="00D20A7D">
        <w:rPr>
          <w:rFonts w:ascii="Aptos"/>
          <w:lang w:val="en-US"/>
        </w:rPr>
        <w:t xml:space="preserve">, </w:t>
      </w:r>
      <w:r w:rsidRPr="00D20A7D">
        <w:rPr>
          <w:rFonts w:ascii="Aptos"/>
          <w:i/>
          <w:iCs/>
          <w:lang w:val="en-US"/>
        </w:rPr>
        <w:t>4</w:t>
      </w:r>
      <w:r w:rsidRPr="00D20A7D">
        <w:rPr>
          <w:rFonts w:ascii="Aptos"/>
          <w:lang w:val="en-US"/>
        </w:rPr>
        <w:t>, e2584. https://doi.org/10.7717/peerj.2584</w:t>
      </w:r>
    </w:p>
    <w:p w14:paraId="5783F9B4" w14:textId="77777777" w:rsidR="00D20A7D" w:rsidRPr="00D20A7D" w:rsidRDefault="00D20A7D" w:rsidP="00D20A7D">
      <w:pPr>
        <w:pStyle w:val="Bibliographie"/>
        <w:rPr>
          <w:rFonts w:ascii="Aptos"/>
          <w:lang w:val="en-US"/>
        </w:rPr>
      </w:pPr>
      <w:r w:rsidRPr="00D20A7D">
        <w:rPr>
          <w:rFonts w:ascii="Aptos"/>
          <w:lang w:val="en-US"/>
        </w:rPr>
        <w:t xml:space="preserve">RStudio Team. (2022). </w:t>
      </w:r>
      <w:r w:rsidRPr="00D20A7D">
        <w:rPr>
          <w:rFonts w:ascii="Aptos"/>
          <w:i/>
          <w:iCs/>
          <w:lang w:val="en-US"/>
        </w:rPr>
        <w:t>RStudio: Integrated Development Environment for R</w:t>
      </w:r>
      <w:r w:rsidRPr="00D20A7D">
        <w:rPr>
          <w:rFonts w:ascii="Aptos"/>
          <w:lang w:val="en-US"/>
        </w:rPr>
        <w:t xml:space="preserve"> [Computer software]. RStudio, PBC. http://www.rstudio.com/</w:t>
      </w:r>
    </w:p>
    <w:p w14:paraId="7D0F538A" w14:textId="77777777" w:rsidR="00D20A7D" w:rsidRPr="00D20A7D" w:rsidRDefault="00D20A7D" w:rsidP="00D20A7D">
      <w:pPr>
        <w:pStyle w:val="Bibliographie"/>
        <w:rPr>
          <w:rFonts w:ascii="Aptos"/>
          <w:lang w:val="en-US"/>
        </w:rPr>
      </w:pPr>
      <w:r w:rsidRPr="00D20A7D">
        <w:rPr>
          <w:rFonts w:ascii="Aptos"/>
          <w:lang w:val="en-US"/>
        </w:rPr>
        <w:t>Schloss, P. D., Westcott, S. L., Ryabin, T., Hall, J. R., Hartmann, M., Hollister, E. B., Lesniewski, R. A., Oakley, B. B., Parks, D. H., Robinson, C. J., Sahl, J. W., Stres, B., Thallinger, G. G., Van Horn, D. J., &amp; Weber, C. F. (2009). Introducing mothur: Open-</w:t>
      </w:r>
      <w:r w:rsidRPr="00D20A7D">
        <w:rPr>
          <w:rFonts w:ascii="Aptos"/>
          <w:lang w:val="en-US"/>
        </w:rPr>
        <w:lastRenderedPageBreak/>
        <w:t xml:space="preserve">Source, Platform-Independent, Community-Supported Software for Describing and Comparing Microbial Communities. </w:t>
      </w:r>
      <w:r w:rsidRPr="00D20A7D">
        <w:rPr>
          <w:rFonts w:ascii="Aptos"/>
          <w:i/>
          <w:iCs/>
          <w:lang w:val="en-US"/>
        </w:rPr>
        <w:t>Applied and Environmental Microbiology</w:t>
      </w:r>
      <w:r w:rsidRPr="00D20A7D">
        <w:rPr>
          <w:rFonts w:ascii="Aptos"/>
          <w:lang w:val="en-US"/>
        </w:rPr>
        <w:t xml:space="preserve">, </w:t>
      </w:r>
      <w:r w:rsidRPr="00D20A7D">
        <w:rPr>
          <w:rFonts w:ascii="Aptos"/>
          <w:i/>
          <w:iCs/>
          <w:lang w:val="en-US"/>
        </w:rPr>
        <w:t>75</w:t>
      </w:r>
      <w:r w:rsidRPr="00D20A7D">
        <w:rPr>
          <w:rFonts w:ascii="Aptos"/>
          <w:lang w:val="en-US"/>
        </w:rPr>
        <w:t>(23), 7537–7541. https://doi.org/10.1128/AEM.01541-09</w:t>
      </w:r>
    </w:p>
    <w:p w14:paraId="5004DD94" w14:textId="77777777" w:rsidR="00D20A7D" w:rsidRPr="00D20A7D" w:rsidRDefault="00D20A7D" w:rsidP="00D20A7D">
      <w:pPr>
        <w:pStyle w:val="Bibliographie"/>
        <w:rPr>
          <w:rFonts w:ascii="Aptos"/>
          <w:lang w:val="en-US"/>
        </w:rPr>
      </w:pPr>
      <w:r w:rsidRPr="00D20A7D">
        <w:rPr>
          <w:rFonts w:ascii="Aptos"/>
          <w:lang w:val="en-US"/>
        </w:rPr>
        <w:t xml:space="preserve">Schmitt, R. J., Holbrook, S. J., Davis, S. L., Brooks, A. J., &amp; Adam, T. C. (2019). Experimental support for alternative attractors on coral reefs. </w:t>
      </w:r>
      <w:r w:rsidRPr="00D20A7D">
        <w:rPr>
          <w:rFonts w:ascii="Aptos"/>
          <w:i/>
          <w:iCs/>
          <w:lang w:val="en-US"/>
        </w:rPr>
        <w:t>Proceedings of the National Academy of Sciences</w:t>
      </w:r>
      <w:r w:rsidRPr="00D20A7D">
        <w:rPr>
          <w:rFonts w:ascii="Aptos"/>
          <w:lang w:val="en-US"/>
        </w:rPr>
        <w:t xml:space="preserve">, </w:t>
      </w:r>
      <w:r w:rsidRPr="00D20A7D">
        <w:rPr>
          <w:rFonts w:ascii="Aptos"/>
          <w:i/>
          <w:iCs/>
          <w:lang w:val="en-US"/>
        </w:rPr>
        <w:t>116</w:t>
      </w:r>
      <w:r w:rsidRPr="00D20A7D">
        <w:rPr>
          <w:rFonts w:ascii="Aptos"/>
          <w:lang w:val="en-US"/>
        </w:rPr>
        <w:t>(10), 4372–4381. https://doi.org/10.1073/pnas.1812412116</w:t>
      </w:r>
    </w:p>
    <w:p w14:paraId="65B547C3" w14:textId="77777777" w:rsidR="00D20A7D" w:rsidRPr="00D20A7D" w:rsidRDefault="00D20A7D" w:rsidP="00D20A7D">
      <w:pPr>
        <w:pStyle w:val="Bibliographie"/>
        <w:rPr>
          <w:rFonts w:ascii="Aptos"/>
          <w:lang w:val="en-US"/>
        </w:rPr>
      </w:pPr>
      <w:r w:rsidRPr="00D20A7D">
        <w:rPr>
          <w:rFonts w:ascii="Aptos"/>
          <w:lang w:val="en-US"/>
        </w:rPr>
        <w:t xml:space="preserve">Selph, K. E. (2021). Enumeration of marine microbial organisms by flow cytometry using near-UV excitation of Hoechst 34580-stained DNA. </w:t>
      </w:r>
      <w:r w:rsidRPr="00D20A7D">
        <w:rPr>
          <w:rFonts w:ascii="Aptos"/>
          <w:i/>
          <w:iCs/>
          <w:lang w:val="en-US"/>
        </w:rPr>
        <w:t>Limnology and Oceanography: Methods</w:t>
      </w:r>
      <w:r w:rsidRPr="00D20A7D">
        <w:rPr>
          <w:rFonts w:ascii="Aptos"/>
          <w:lang w:val="en-US"/>
        </w:rPr>
        <w:t xml:space="preserve">, </w:t>
      </w:r>
      <w:r w:rsidRPr="00D20A7D">
        <w:rPr>
          <w:rFonts w:ascii="Aptos"/>
          <w:i/>
          <w:iCs/>
          <w:lang w:val="en-US"/>
        </w:rPr>
        <w:t>19</w:t>
      </w:r>
      <w:r w:rsidRPr="00D20A7D">
        <w:rPr>
          <w:rFonts w:ascii="Aptos"/>
          <w:lang w:val="en-US"/>
        </w:rPr>
        <w:t>(10), 692–701. https://doi.org/10.1002/lom3.10454</w:t>
      </w:r>
    </w:p>
    <w:p w14:paraId="768EEB3D" w14:textId="77777777" w:rsidR="00D20A7D" w:rsidRPr="00D20A7D" w:rsidRDefault="00D20A7D" w:rsidP="00D20A7D">
      <w:pPr>
        <w:pStyle w:val="Bibliographie"/>
        <w:rPr>
          <w:rFonts w:ascii="Aptos"/>
          <w:lang w:val="en-US"/>
        </w:rPr>
      </w:pPr>
      <w:r w:rsidRPr="00D20A7D">
        <w:rPr>
          <w:rFonts w:ascii="Aptos"/>
          <w:lang w:val="en-US"/>
        </w:rPr>
        <w:t xml:space="preserve">Silbiger, N. J., Donahue, M. J., Hagedorn, B., Barnas, D. M., Jorissen, H., Kerlin, J. R., McClintock, R., Nixon, E., Sparagon, W. J., Zeff, M., &amp; Nelson, C. E. (2025). Terrestrial nutrient inputs restructure coral reef dissolved carbon fluxes via direct and indirect effects. </w:t>
      </w:r>
      <w:r w:rsidRPr="00D20A7D">
        <w:rPr>
          <w:rFonts w:ascii="Aptos"/>
          <w:i/>
          <w:iCs/>
          <w:lang w:val="en-US"/>
        </w:rPr>
        <w:t>Ecological Monographs</w:t>
      </w:r>
      <w:r w:rsidRPr="00D20A7D">
        <w:rPr>
          <w:rFonts w:ascii="Aptos"/>
          <w:lang w:val="en-US"/>
        </w:rPr>
        <w:t xml:space="preserve">, </w:t>
      </w:r>
      <w:r w:rsidRPr="00D20A7D">
        <w:rPr>
          <w:rFonts w:ascii="Aptos"/>
          <w:i/>
          <w:iCs/>
          <w:lang w:val="en-US"/>
        </w:rPr>
        <w:t>95</w:t>
      </w:r>
      <w:r w:rsidRPr="00D20A7D">
        <w:rPr>
          <w:rFonts w:ascii="Aptos"/>
          <w:lang w:val="en-US"/>
        </w:rPr>
        <w:t>(2), e70020. https://doi.org/10.1002/ecm.70020</w:t>
      </w:r>
    </w:p>
    <w:p w14:paraId="63E37679" w14:textId="77777777" w:rsidR="00D20A7D" w:rsidRPr="00D20A7D" w:rsidRDefault="00D20A7D" w:rsidP="00D20A7D">
      <w:pPr>
        <w:pStyle w:val="Bibliographie"/>
        <w:rPr>
          <w:rFonts w:ascii="Aptos"/>
          <w:lang w:val="en-US"/>
        </w:rPr>
      </w:pPr>
      <w:r w:rsidRPr="00D20A7D">
        <w:rPr>
          <w:rFonts w:ascii="Aptos"/>
          <w:lang w:val="en-US"/>
        </w:rPr>
        <w:t xml:space="preserve">Silveira, C. B., Cavalcanti, G. S., Walter, J. M., Silva-Lima, A. W., Dinsdale, E. A., Bourne, D. G., Thompson, C. C., &amp; Thompson, F. L. (2017). Microbial processes driving coral reef organic carbon flow. </w:t>
      </w:r>
      <w:r w:rsidRPr="00D20A7D">
        <w:rPr>
          <w:rFonts w:ascii="Aptos"/>
          <w:i/>
          <w:iCs/>
          <w:lang w:val="en-US"/>
        </w:rPr>
        <w:t>FEMS Microbiology Reviews</w:t>
      </w:r>
      <w:r w:rsidRPr="00D20A7D">
        <w:rPr>
          <w:rFonts w:ascii="Aptos"/>
          <w:lang w:val="en-US"/>
        </w:rPr>
        <w:t xml:space="preserve">, </w:t>
      </w:r>
      <w:r w:rsidRPr="00D20A7D">
        <w:rPr>
          <w:rFonts w:ascii="Aptos"/>
          <w:i/>
          <w:iCs/>
          <w:lang w:val="en-US"/>
        </w:rPr>
        <w:t>41</w:t>
      </w:r>
      <w:r w:rsidRPr="00D20A7D">
        <w:rPr>
          <w:rFonts w:ascii="Aptos"/>
          <w:lang w:val="en-US"/>
        </w:rPr>
        <w:t>(4), 575–595. https://doi.org/10.1093/femsre/fux018</w:t>
      </w:r>
    </w:p>
    <w:p w14:paraId="2844EEC7" w14:textId="77777777" w:rsidR="00D20A7D" w:rsidRPr="00D20A7D" w:rsidRDefault="00D20A7D" w:rsidP="00D20A7D">
      <w:pPr>
        <w:pStyle w:val="Bibliographie"/>
        <w:rPr>
          <w:rFonts w:ascii="Aptos"/>
          <w:lang w:val="en-US"/>
        </w:rPr>
      </w:pPr>
      <w:r w:rsidRPr="00D20A7D">
        <w:rPr>
          <w:rFonts w:ascii="Aptos"/>
          <w:lang w:val="fr-FR"/>
        </w:rPr>
        <w:t>Silveira, C. B., Silva</w:t>
      </w:r>
      <w:r w:rsidRPr="00D20A7D">
        <w:rPr>
          <w:rFonts w:ascii="Cambria Math" w:hAnsi="Cambria Math" w:cs="Cambria Math"/>
          <w:lang w:val="fr-FR"/>
        </w:rPr>
        <w:t>‐</w:t>
      </w:r>
      <w:r w:rsidRPr="00D20A7D">
        <w:rPr>
          <w:rFonts w:ascii="Aptos"/>
          <w:lang w:val="fr-FR"/>
        </w:rPr>
        <w:t>Lima, A. W., Francini</w:t>
      </w:r>
      <w:r w:rsidRPr="00D20A7D">
        <w:rPr>
          <w:rFonts w:ascii="Cambria Math" w:hAnsi="Cambria Math" w:cs="Cambria Math"/>
          <w:lang w:val="fr-FR"/>
        </w:rPr>
        <w:t>‐</w:t>
      </w:r>
      <w:r w:rsidRPr="00D20A7D">
        <w:rPr>
          <w:rFonts w:ascii="Aptos"/>
          <w:lang w:val="fr-FR"/>
        </w:rPr>
        <w:t xml:space="preserve">Filho, R. B., Marques, J. S. M., Almeida, M. G., Thompson, C. C., Rezende, C. E., Paranhos, R., Moura, R. L., Salomon, P. S., &amp; Thompson, F. L. (2015). </w:t>
      </w:r>
      <w:r w:rsidRPr="00D20A7D">
        <w:rPr>
          <w:rFonts w:ascii="Aptos"/>
          <w:lang w:val="en-US"/>
        </w:rPr>
        <w:t xml:space="preserve">Microbial and sponge loops modify fish production in </w:t>
      </w:r>
      <w:r w:rsidRPr="00D20A7D">
        <w:rPr>
          <w:rFonts w:ascii="Aptos"/>
          <w:lang w:val="en-US"/>
        </w:rPr>
        <w:lastRenderedPageBreak/>
        <w:t>phase</w:t>
      </w:r>
      <w:r w:rsidRPr="00D20A7D">
        <w:rPr>
          <w:rFonts w:ascii="Cambria Math" w:hAnsi="Cambria Math" w:cs="Cambria Math"/>
          <w:lang w:val="en-US"/>
        </w:rPr>
        <w:t>‐</w:t>
      </w:r>
      <w:r w:rsidRPr="00D20A7D">
        <w:rPr>
          <w:rFonts w:ascii="Aptos"/>
          <w:lang w:val="en-US"/>
        </w:rPr>
        <w:t xml:space="preserve">shifting coral reefs. </w:t>
      </w:r>
      <w:r w:rsidRPr="00D20A7D">
        <w:rPr>
          <w:rFonts w:ascii="Aptos"/>
          <w:i/>
          <w:iCs/>
          <w:lang w:val="en-US"/>
        </w:rPr>
        <w:t>Environmental Microbiology</w:t>
      </w:r>
      <w:r w:rsidRPr="00D20A7D">
        <w:rPr>
          <w:rFonts w:ascii="Aptos"/>
          <w:lang w:val="en-US"/>
        </w:rPr>
        <w:t xml:space="preserve">, </w:t>
      </w:r>
      <w:r w:rsidRPr="00D20A7D">
        <w:rPr>
          <w:rFonts w:ascii="Aptos"/>
          <w:i/>
          <w:iCs/>
          <w:lang w:val="en-US"/>
        </w:rPr>
        <w:t>17</w:t>
      </w:r>
      <w:r w:rsidRPr="00D20A7D">
        <w:rPr>
          <w:rFonts w:ascii="Aptos"/>
          <w:lang w:val="en-US"/>
        </w:rPr>
        <w:t>(10), 3832–3846. https://doi.org/10.1111/1462-2920.12851</w:t>
      </w:r>
    </w:p>
    <w:p w14:paraId="77891491" w14:textId="77777777" w:rsidR="00D20A7D" w:rsidRPr="00D20A7D" w:rsidRDefault="00D20A7D" w:rsidP="00D20A7D">
      <w:pPr>
        <w:pStyle w:val="Bibliographie"/>
        <w:rPr>
          <w:rFonts w:ascii="Aptos"/>
          <w:lang w:val="en-US"/>
        </w:rPr>
      </w:pPr>
      <w:r w:rsidRPr="00D20A7D">
        <w:rPr>
          <w:rFonts w:ascii="Aptos"/>
          <w:lang w:val="en-US"/>
        </w:rPr>
        <w:t xml:space="preserve">Smith, J., Shaw, M., Edwards, R., Obura, D., Pantos, O., Sala, E., Sandin, S., Smriga, S., Hatay, M., &amp; Rohwer, F. (2006). Indirect effects of algae on coral: Algae-mediated, microbe-induced coral mortality. </w:t>
      </w:r>
      <w:r w:rsidRPr="00D20A7D">
        <w:rPr>
          <w:rFonts w:ascii="Aptos"/>
          <w:i/>
          <w:iCs/>
          <w:lang w:val="en-US"/>
        </w:rPr>
        <w:t>Ecology Letters</w:t>
      </w:r>
      <w:r w:rsidRPr="00D20A7D">
        <w:rPr>
          <w:rFonts w:ascii="Aptos"/>
          <w:lang w:val="en-US"/>
        </w:rPr>
        <w:t xml:space="preserve">, </w:t>
      </w:r>
      <w:r w:rsidRPr="00D20A7D">
        <w:rPr>
          <w:rFonts w:ascii="Aptos"/>
          <w:i/>
          <w:iCs/>
          <w:lang w:val="en-US"/>
        </w:rPr>
        <w:t>9</w:t>
      </w:r>
      <w:r w:rsidRPr="00D20A7D">
        <w:rPr>
          <w:rFonts w:ascii="Aptos"/>
          <w:lang w:val="en-US"/>
        </w:rPr>
        <w:t>, 835–845. https://doi.org/10.1111/j.1461-0248.2006.00937.x</w:t>
      </w:r>
    </w:p>
    <w:p w14:paraId="60E6FB6E" w14:textId="77777777" w:rsidR="00D20A7D" w:rsidRPr="00D20A7D" w:rsidRDefault="00D20A7D" w:rsidP="00D20A7D">
      <w:pPr>
        <w:pStyle w:val="Bibliographie"/>
        <w:rPr>
          <w:rFonts w:ascii="Aptos"/>
          <w:lang w:val="en-US"/>
        </w:rPr>
      </w:pPr>
      <w:r w:rsidRPr="00D20A7D">
        <w:rPr>
          <w:rFonts w:ascii="Aptos"/>
          <w:lang w:val="en-US"/>
        </w:rPr>
        <w:t xml:space="preserve">Smith, J., Smith, C., &amp; Hunter, C. (2001). An experimental analysis of the effects of herbivory and nutrient enrichment on benthic community dynamics on a Hawaiian reef. </w:t>
      </w:r>
      <w:r w:rsidRPr="00D20A7D">
        <w:rPr>
          <w:rFonts w:ascii="Aptos"/>
          <w:i/>
          <w:iCs/>
          <w:lang w:val="en-US"/>
        </w:rPr>
        <w:t>Coral Reefs</w:t>
      </w:r>
      <w:r w:rsidRPr="00D20A7D">
        <w:rPr>
          <w:rFonts w:ascii="Aptos"/>
          <w:lang w:val="en-US"/>
        </w:rPr>
        <w:t xml:space="preserve">, </w:t>
      </w:r>
      <w:r w:rsidRPr="00D20A7D">
        <w:rPr>
          <w:rFonts w:ascii="Aptos"/>
          <w:i/>
          <w:iCs/>
          <w:lang w:val="en-US"/>
        </w:rPr>
        <w:t>19</w:t>
      </w:r>
      <w:r w:rsidRPr="00D20A7D">
        <w:rPr>
          <w:rFonts w:ascii="Aptos"/>
          <w:lang w:val="en-US"/>
        </w:rPr>
        <w:t>(4), 332–342. https://doi.org/10.1007/s003380000124</w:t>
      </w:r>
    </w:p>
    <w:p w14:paraId="18489570" w14:textId="77777777" w:rsidR="00D20A7D" w:rsidRPr="00D20A7D" w:rsidRDefault="00D20A7D" w:rsidP="00D20A7D">
      <w:pPr>
        <w:pStyle w:val="Bibliographie"/>
        <w:rPr>
          <w:rFonts w:ascii="Aptos"/>
          <w:lang w:val="en-US"/>
        </w:rPr>
      </w:pPr>
      <w:r w:rsidRPr="00D20A7D">
        <w:rPr>
          <w:rFonts w:ascii="Aptos"/>
          <w:lang w:val="en-US"/>
        </w:rPr>
        <w:t xml:space="preserve">Sparagon, W. J., Arts, M. G. I., Quinlan, Z. A., Wegley Kelly, L., Koester, I., Comstock, J., Bullington, J. A., Carlson, C. A., Dorrestein, P. C., Aluwihare, L. I., Haas, A. F., &amp; Nelson, C. E. (2024). Coral thermal stress and bleaching enrich and restructure reef microbial communities via altered organic matter exudation. </w:t>
      </w:r>
      <w:r w:rsidRPr="00D20A7D">
        <w:rPr>
          <w:rFonts w:ascii="Aptos"/>
          <w:i/>
          <w:iCs/>
          <w:lang w:val="en-US"/>
        </w:rPr>
        <w:t>Communications Biology</w:t>
      </w:r>
      <w:r w:rsidRPr="00D20A7D">
        <w:rPr>
          <w:rFonts w:ascii="Aptos"/>
          <w:lang w:val="en-US"/>
        </w:rPr>
        <w:t xml:space="preserve">, </w:t>
      </w:r>
      <w:r w:rsidRPr="00D20A7D">
        <w:rPr>
          <w:rFonts w:ascii="Aptos"/>
          <w:i/>
          <w:iCs/>
          <w:lang w:val="en-US"/>
        </w:rPr>
        <w:t>7</w:t>
      </w:r>
      <w:r w:rsidRPr="00D20A7D">
        <w:rPr>
          <w:rFonts w:ascii="Aptos"/>
          <w:lang w:val="en-US"/>
        </w:rPr>
        <w:t>(1), 160. https://doi.org/10.1038/s42003-023-05730-0</w:t>
      </w:r>
    </w:p>
    <w:p w14:paraId="3399A16F" w14:textId="77777777" w:rsidR="00D20A7D" w:rsidRPr="00D20A7D" w:rsidRDefault="00D20A7D" w:rsidP="00D20A7D">
      <w:pPr>
        <w:pStyle w:val="Bibliographie"/>
        <w:rPr>
          <w:rFonts w:ascii="Aptos"/>
          <w:lang w:val="en-US"/>
        </w:rPr>
      </w:pPr>
      <w:r w:rsidRPr="00D20A7D">
        <w:rPr>
          <w:rFonts w:ascii="Aptos"/>
          <w:lang w:val="en-US"/>
        </w:rPr>
        <w:t xml:space="preserve">Tanaka, Y., Ogawa, H., &amp; Miyajima, T. (2011). Bacterial decomposition of coral mucus as evaluated by long-term and quantitative observation. </w:t>
      </w:r>
      <w:r w:rsidRPr="00D20A7D">
        <w:rPr>
          <w:rFonts w:ascii="Aptos"/>
          <w:i/>
          <w:iCs/>
          <w:lang w:val="en-US"/>
        </w:rPr>
        <w:t>Coral Reefs</w:t>
      </w:r>
      <w:r w:rsidRPr="00D20A7D">
        <w:rPr>
          <w:rFonts w:ascii="Aptos"/>
          <w:lang w:val="en-US"/>
        </w:rPr>
        <w:t xml:space="preserve">, </w:t>
      </w:r>
      <w:r w:rsidRPr="00D20A7D">
        <w:rPr>
          <w:rFonts w:ascii="Aptos"/>
          <w:i/>
          <w:iCs/>
          <w:lang w:val="en-US"/>
        </w:rPr>
        <w:t>30</w:t>
      </w:r>
      <w:r w:rsidRPr="00D20A7D">
        <w:rPr>
          <w:rFonts w:ascii="Aptos"/>
          <w:lang w:val="en-US"/>
        </w:rPr>
        <w:t>(2), 443–449. https://doi.org/10.1007/s00338-011-0729-3</w:t>
      </w:r>
    </w:p>
    <w:p w14:paraId="27D2FE8F" w14:textId="77777777" w:rsidR="00D20A7D" w:rsidRPr="00D20A7D" w:rsidRDefault="00D20A7D" w:rsidP="00D20A7D">
      <w:pPr>
        <w:pStyle w:val="Bibliographie"/>
        <w:rPr>
          <w:rFonts w:ascii="Aptos"/>
          <w:lang w:val="en-US"/>
        </w:rPr>
      </w:pPr>
      <w:r w:rsidRPr="00D20A7D">
        <w:rPr>
          <w:rFonts w:ascii="Aptos"/>
          <w:lang w:val="en-US"/>
        </w:rPr>
        <w:t xml:space="preserve">Thobor, B. M., Haas, A. F., Wild, C., Nelson, C. E., Wegley Kelly, L., Hehemann, J.-H., Arts, M. G. I., Boer, M., Buck-Wiese, H., Nguyen, N. P., Hellige, I., &amp; Mueller, B. (2024). Coral high molecular weight carbohydrates support opportunistic microbes in bacterioplankton from an algae-dominated reef. </w:t>
      </w:r>
      <w:r w:rsidRPr="00D20A7D">
        <w:rPr>
          <w:rFonts w:ascii="Aptos"/>
          <w:i/>
          <w:iCs/>
          <w:lang w:val="en-US"/>
        </w:rPr>
        <w:t>mSystems</w:t>
      </w:r>
      <w:r w:rsidRPr="00D20A7D">
        <w:rPr>
          <w:rFonts w:ascii="Aptos"/>
          <w:lang w:val="en-US"/>
        </w:rPr>
        <w:t xml:space="preserve">, </w:t>
      </w:r>
      <w:r w:rsidRPr="00D20A7D">
        <w:rPr>
          <w:rFonts w:ascii="Aptos"/>
          <w:i/>
          <w:iCs/>
          <w:lang w:val="en-US"/>
        </w:rPr>
        <w:t>9</w:t>
      </w:r>
      <w:r w:rsidRPr="00D20A7D">
        <w:rPr>
          <w:rFonts w:ascii="Aptos"/>
          <w:lang w:val="en-US"/>
        </w:rPr>
        <w:t>(11), e00832-24. https://doi.org/10.1128/msystems.00832-24</w:t>
      </w:r>
    </w:p>
    <w:p w14:paraId="647C889E" w14:textId="77777777" w:rsidR="00D20A7D" w:rsidRPr="007B3F19" w:rsidRDefault="00D20A7D" w:rsidP="00D20A7D">
      <w:pPr>
        <w:pStyle w:val="Bibliographie"/>
        <w:rPr>
          <w:rFonts w:ascii="Aptos"/>
          <w:lang w:val="en-US"/>
          <w:rPrChange w:id="340" w:author="Keanu Rochette" w:date="2026-08-13T15:13:00Z" w16du:dateUtc="2026-08-14T01:13:00Z">
            <w:rPr>
              <w:rFonts w:ascii="Aptos"/>
              <w:lang w:val="fr-FR"/>
            </w:rPr>
          </w:rPrChange>
        </w:rPr>
      </w:pPr>
      <w:r w:rsidRPr="007B3F19">
        <w:rPr>
          <w:rFonts w:ascii="Aptos"/>
          <w:lang w:val="en-US"/>
          <w:rPrChange w:id="341" w:author="Keanu Rochette" w:date="2026-08-13T15:13:00Z" w16du:dateUtc="2026-08-14T01:13:00Z">
            <w:rPr>
              <w:rFonts w:ascii="Aptos"/>
              <w:lang w:val="fr-FR"/>
            </w:rPr>
          </w:rPrChange>
        </w:rPr>
        <w:lastRenderedPageBreak/>
        <w:t xml:space="preserve">Walters, W., Hyde, E. R., Berg-Lyons, D., Ackermann, G., Humphrey, G., Parada, A., Gilbert, J. A., Jansson, J. K., Caporaso, J. G., Fuhrman, J. A., Apprill, A., &amp; Knight, R. (2016). Improved Bacterial 16S rRNA Gene (V4 and V4-5) and Fungal Internal Transcribed Spacer Marker Gene Primers for Microbial Community Surveys. </w:t>
      </w:r>
      <w:r w:rsidRPr="007B3F19">
        <w:rPr>
          <w:rFonts w:ascii="Aptos"/>
          <w:i/>
          <w:iCs/>
          <w:lang w:val="en-US"/>
          <w:rPrChange w:id="342" w:author="Keanu Rochette" w:date="2026-08-13T15:13:00Z" w16du:dateUtc="2026-08-14T01:13:00Z">
            <w:rPr>
              <w:rFonts w:ascii="Aptos"/>
              <w:i/>
              <w:iCs/>
              <w:lang w:val="fr-FR"/>
            </w:rPr>
          </w:rPrChange>
        </w:rPr>
        <w:t>mSystems</w:t>
      </w:r>
      <w:r w:rsidRPr="007B3F19">
        <w:rPr>
          <w:rFonts w:ascii="Aptos"/>
          <w:lang w:val="en-US"/>
          <w:rPrChange w:id="343" w:author="Keanu Rochette" w:date="2026-08-13T15:13:00Z" w16du:dateUtc="2026-08-14T01:13:00Z">
            <w:rPr>
              <w:rFonts w:ascii="Aptos"/>
              <w:lang w:val="fr-FR"/>
            </w:rPr>
          </w:rPrChange>
        </w:rPr>
        <w:t xml:space="preserve">, </w:t>
      </w:r>
      <w:r w:rsidRPr="007B3F19">
        <w:rPr>
          <w:rFonts w:ascii="Aptos"/>
          <w:i/>
          <w:iCs/>
          <w:lang w:val="en-US"/>
          <w:rPrChange w:id="344" w:author="Keanu Rochette" w:date="2026-08-13T15:13:00Z" w16du:dateUtc="2026-08-14T01:13:00Z">
            <w:rPr>
              <w:rFonts w:ascii="Aptos"/>
              <w:i/>
              <w:iCs/>
              <w:lang w:val="fr-FR"/>
            </w:rPr>
          </w:rPrChange>
        </w:rPr>
        <w:t>1</w:t>
      </w:r>
      <w:r w:rsidRPr="007B3F19">
        <w:rPr>
          <w:rFonts w:ascii="Aptos"/>
          <w:lang w:val="en-US"/>
          <w:rPrChange w:id="345" w:author="Keanu Rochette" w:date="2026-08-13T15:13:00Z" w16du:dateUtc="2026-08-14T01:13:00Z">
            <w:rPr>
              <w:rFonts w:ascii="Aptos"/>
              <w:lang w:val="fr-FR"/>
            </w:rPr>
          </w:rPrChange>
        </w:rPr>
        <w:t>(1), e00009-15. https://doi.org/10.1128/mSystems.00009-15</w:t>
      </w:r>
    </w:p>
    <w:p w14:paraId="1891F8FB" w14:textId="77777777" w:rsidR="00D20A7D" w:rsidRPr="007B3F19" w:rsidRDefault="00D20A7D" w:rsidP="00D20A7D">
      <w:pPr>
        <w:pStyle w:val="Bibliographie"/>
        <w:rPr>
          <w:rFonts w:ascii="Aptos"/>
          <w:lang w:val="en-US"/>
          <w:rPrChange w:id="346" w:author="Keanu Rochette" w:date="2026-08-13T15:13:00Z" w16du:dateUtc="2026-08-14T01:13:00Z">
            <w:rPr>
              <w:rFonts w:ascii="Aptos"/>
              <w:lang w:val="fr-FR"/>
            </w:rPr>
          </w:rPrChange>
        </w:rPr>
      </w:pPr>
      <w:r w:rsidRPr="007B3F19">
        <w:rPr>
          <w:rFonts w:ascii="Aptos"/>
          <w:lang w:val="en-US"/>
          <w:rPrChange w:id="347" w:author="Keanu Rochette" w:date="2026-08-13T15:13:00Z" w16du:dateUtc="2026-08-14T01:13:00Z">
            <w:rPr>
              <w:rFonts w:ascii="Aptos"/>
              <w:lang w:val="fr-FR"/>
            </w:rPr>
          </w:rPrChange>
        </w:rPr>
        <w:t xml:space="preserve">Wang, Q., Garrity, G. M., Tiedje, J. M., &amp; Cole, J. R. (2007). Naïve Bayesian Classifier for Rapid Assignment of rRNA Sequences into the New Bacterial Taxonomy. </w:t>
      </w:r>
      <w:r w:rsidRPr="007B3F19">
        <w:rPr>
          <w:rFonts w:ascii="Aptos"/>
          <w:i/>
          <w:iCs/>
          <w:lang w:val="en-US"/>
          <w:rPrChange w:id="348" w:author="Keanu Rochette" w:date="2026-08-13T15:13:00Z" w16du:dateUtc="2026-08-14T01:13:00Z">
            <w:rPr>
              <w:rFonts w:ascii="Aptos"/>
              <w:i/>
              <w:iCs/>
              <w:lang w:val="fr-FR"/>
            </w:rPr>
          </w:rPrChange>
        </w:rPr>
        <w:t>Applied and Environmental Microbiology</w:t>
      </w:r>
      <w:r w:rsidRPr="007B3F19">
        <w:rPr>
          <w:rFonts w:ascii="Aptos"/>
          <w:lang w:val="en-US"/>
          <w:rPrChange w:id="349" w:author="Keanu Rochette" w:date="2026-08-13T15:13:00Z" w16du:dateUtc="2026-08-14T01:13:00Z">
            <w:rPr>
              <w:rFonts w:ascii="Aptos"/>
              <w:lang w:val="fr-FR"/>
            </w:rPr>
          </w:rPrChange>
        </w:rPr>
        <w:t xml:space="preserve">, </w:t>
      </w:r>
      <w:r w:rsidRPr="007B3F19">
        <w:rPr>
          <w:rFonts w:ascii="Aptos"/>
          <w:i/>
          <w:iCs/>
          <w:lang w:val="en-US"/>
          <w:rPrChange w:id="350" w:author="Keanu Rochette" w:date="2026-08-13T15:13:00Z" w16du:dateUtc="2026-08-14T01:13:00Z">
            <w:rPr>
              <w:rFonts w:ascii="Aptos"/>
              <w:i/>
              <w:iCs/>
              <w:lang w:val="fr-FR"/>
            </w:rPr>
          </w:rPrChange>
        </w:rPr>
        <w:t>73</w:t>
      </w:r>
      <w:r w:rsidRPr="007B3F19">
        <w:rPr>
          <w:rFonts w:ascii="Aptos"/>
          <w:lang w:val="en-US"/>
          <w:rPrChange w:id="351" w:author="Keanu Rochette" w:date="2026-08-13T15:13:00Z" w16du:dateUtc="2026-08-14T01:13:00Z">
            <w:rPr>
              <w:rFonts w:ascii="Aptos"/>
              <w:lang w:val="fr-FR"/>
            </w:rPr>
          </w:rPrChange>
        </w:rPr>
        <w:t>(16), 5261–5267. https://doi.org/10.1128/AEM.00062-07</w:t>
      </w:r>
    </w:p>
    <w:p w14:paraId="33097805" w14:textId="77777777" w:rsidR="00D20A7D" w:rsidRPr="00D20A7D" w:rsidRDefault="00D20A7D" w:rsidP="00D20A7D">
      <w:pPr>
        <w:pStyle w:val="Bibliographie"/>
        <w:rPr>
          <w:rFonts w:ascii="Aptos"/>
          <w:lang w:val="fr-FR"/>
        </w:rPr>
      </w:pPr>
      <w:r w:rsidRPr="007B3F19">
        <w:rPr>
          <w:rFonts w:ascii="Aptos"/>
          <w:lang w:val="en-US"/>
          <w:rPrChange w:id="352" w:author="Keanu Rochette" w:date="2026-08-13T15:13:00Z" w16du:dateUtc="2026-08-14T01:13:00Z">
            <w:rPr>
              <w:rFonts w:ascii="Aptos"/>
              <w:lang w:val="fr-FR"/>
            </w:rPr>
          </w:rPrChange>
        </w:rPr>
        <w:t xml:space="preserve">Weber, L., Soule, M. K., Longnecker, K., Becker, C. C., Huntley, N., Kujawinski, E. B., &amp; Apprill, A. (2022). Benthic exometabolites and their ecological significance on threatened Caribbean coral reefs. </w:t>
      </w:r>
      <w:r w:rsidRPr="00D20A7D">
        <w:rPr>
          <w:rFonts w:ascii="Aptos"/>
          <w:i/>
          <w:iCs/>
          <w:lang w:val="fr-FR"/>
        </w:rPr>
        <w:t>ISME Communications</w:t>
      </w:r>
      <w:r w:rsidRPr="00D20A7D">
        <w:rPr>
          <w:rFonts w:ascii="Aptos"/>
          <w:lang w:val="fr-FR"/>
        </w:rPr>
        <w:t xml:space="preserve">, </w:t>
      </w:r>
      <w:r w:rsidRPr="00D20A7D">
        <w:rPr>
          <w:rFonts w:ascii="Aptos"/>
          <w:i/>
          <w:iCs/>
          <w:lang w:val="fr-FR"/>
        </w:rPr>
        <w:t>2</w:t>
      </w:r>
      <w:r w:rsidRPr="00D20A7D">
        <w:rPr>
          <w:rFonts w:ascii="Aptos"/>
          <w:lang w:val="fr-FR"/>
        </w:rPr>
        <w:t>(1), 101. https://doi.org/10.1038/s43705-022-00184-7</w:t>
      </w:r>
    </w:p>
    <w:p w14:paraId="0D4E328F" w14:textId="77777777" w:rsidR="00D20A7D" w:rsidRPr="007B3F19" w:rsidRDefault="00D20A7D" w:rsidP="00D20A7D">
      <w:pPr>
        <w:pStyle w:val="Bibliographie"/>
        <w:rPr>
          <w:rFonts w:ascii="Aptos"/>
          <w:lang w:val="en-US"/>
          <w:rPrChange w:id="353" w:author="Keanu Rochette" w:date="2026-08-13T15:13:00Z" w16du:dateUtc="2026-08-14T01:13:00Z">
            <w:rPr>
              <w:rFonts w:ascii="Aptos"/>
              <w:lang w:val="fr-FR"/>
            </w:rPr>
          </w:rPrChange>
        </w:rPr>
      </w:pPr>
      <w:r w:rsidRPr="00D20A7D">
        <w:rPr>
          <w:rFonts w:ascii="Aptos"/>
          <w:lang w:val="fr-FR"/>
        </w:rPr>
        <w:t xml:space="preserve">Wegley Kelly, L., Nelson, C. E., Aluwihare, L. I., Arts, M. G. I., Dorrestein, P. C., Koester, I., Matsuda, S. B., Petras, D., Quinlan, Z. A., &amp; Haas, A. F. (2021). </w:t>
      </w:r>
      <w:r w:rsidRPr="007B3F19">
        <w:rPr>
          <w:rFonts w:ascii="Aptos"/>
          <w:lang w:val="en-US"/>
          <w:rPrChange w:id="354" w:author="Keanu Rochette" w:date="2026-08-13T15:13:00Z" w16du:dateUtc="2026-08-14T01:13:00Z">
            <w:rPr>
              <w:rFonts w:ascii="Aptos"/>
              <w:lang w:val="fr-FR"/>
            </w:rPr>
          </w:rPrChange>
        </w:rPr>
        <w:t xml:space="preserve">Molecular Commerce on Coral Reefs: Using Metabolomics to Reveal Biochemical Exchanges Underlying Holobiont Biology and the Ecology of Coastal Ecosystems. </w:t>
      </w:r>
      <w:r w:rsidRPr="007B3F19">
        <w:rPr>
          <w:rFonts w:ascii="Aptos"/>
          <w:i/>
          <w:iCs/>
          <w:lang w:val="en-US"/>
          <w:rPrChange w:id="355" w:author="Keanu Rochette" w:date="2026-08-13T15:13:00Z" w16du:dateUtc="2026-08-14T01:13:00Z">
            <w:rPr>
              <w:rFonts w:ascii="Aptos"/>
              <w:i/>
              <w:iCs/>
              <w:lang w:val="fr-FR"/>
            </w:rPr>
          </w:rPrChange>
        </w:rPr>
        <w:t>Frontiers in Marine Science</w:t>
      </w:r>
      <w:r w:rsidRPr="007B3F19">
        <w:rPr>
          <w:rFonts w:ascii="Aptos"/>
          <w:lang w:val="en-US"/>
          <w:rPrChange w:id="356" w:author="Keanu Rochette" w:date="2026-08-13T15:13:00Z" w16du:dateUtc="2026-08-14T01:13:00Z">
            <w:rPr>
              <w:rFonts w:ascii="Aptos"/>
              <w:lang w:val="fr-FR"/>
            </w:rPr>
          </w:rPrChange>
        </w:rPr>
        <w:t xml:space="preserve">, </w:t>
      </w:r>
      <w:r w:rsidRPr="007B3F19">
        <w:rPr>
          <w:rFonts w:ascii="Aptos"/>
          <w:i/>
          <w:iCs/>
          <w:lang w:val="en-US"/>
          <w:rPrChange w:id="357" w:author="Keanu Rochette" w:date="2026-08-13T15:13:00Z" w16du:dateUtc="2026-08-14T01:13:00Z">
            <w:rPr>
              <w:rFonts w:ascii="Aptos"/>
              <w:i/>
              <w:iCs/>
              <w:lang w:val="fr-FR"/>
            </w:rPr>
          </w:rPrChange>
        </w:rPr>
        <w:t>8</w:t>
      </w:r>
      <w:r w:rsidRPr="007B3F19">
        <w:rPr>
          <w:rFonts w:ascii="Aptos"/>
          <w:lang w:val="en-US"/>
          <w:rPrChange w:id="358" w:author="Keanu Rochette" w:date="2026-08-13T15:13:00Z" w16du:dateUtc="2026-08-14T01:13:00Z">
            <w:rPr>
              <w:rFonts w:ascii="Aptos"/>
              <w:lang w:val="fr-FR"/>
            </w:rPr>
          </w:rPrChange>
        </w:rPr>
        <w:t>, 630799. https://doi.org/10.3389/fmars.2021.630799</w:t>
      </w:r>
    </w:p>
    <w:p w14:paraId="0BF64A28" w14:textId="77777777" w:rsidR="00D20A7D" w:rsidRPr="007B3F19" w:rsidRDefault="00D20A7D" w:rsidP="00D20A7D">
      <w:pPr>
        <w:pStyle w:val="Bibliographie"/>
        <w:rPr>
          <w:rFonts w:ascii="Aptos"/>
          <w:lang w:val="en-US"/>
          <w:rPrChange w:id="359" w:author="Keanu Rochette" w:date="2026-08-13T15:13:00Z" w16du:dateUtc="2026-08-14T01:13:00Z">
            <w:rPr>
              <w:rFonts w:ascii="Aptos"/>
              <w:lang w:val="fr-FR"/>
            </w:rPr>
          </w:rPrChange>
        </w:rPr>
      </w:pPr>
      <w:r w:rsidRPr="007B3F19">
        <w:rPr>
          <w:rFonts w:ascii="Aptos"/>
          <w:lang w:val="en-US"/>
          <w:rPrChange w:id="360" w:author="Keanu Rochette" w:date="2026-08-13T15:13:00Z" w16du:dateUtc="2026-08-14T01:13:00Z">
            <w:rPr>
              <w:rFonts w:ascii="Aptos"/>
              <w:lang w:val="fr-FR"/>
            </w:rPr>
          </w:rPrChange>
        </w:rPr>
        <w:t xml:space="preserve">Wegley Kelly, L., Nelson, C. E., Petras, D., Koester, I., Quinlan, Z. A., Arts, M. G. I., Nothias, L.-F., Comstock, J., White, B. M., Hopmans, E. C., Van Duyl, F. C., Carlson, C. A., Aluwihare, L. I., Dorrestein, P. C., &amp; Haas, A. F. (2022). Distinguishing the molecular diversity, nutrient content, and energetic potential of exometabolomes produced by </w:t>
      </w:r>
      <w:r w:rsidRPr="007B3F19">
        <w:rPr>
          <w:rFonts w:ascii="Aptos"/>
          <w:lang w:val="en-US"/>
          <w:rPrChange w:id="361" w:author="Keanu Rochette" w:date="2026-08-13T15:13:00Z" w16du:dateUtc="2026-08-14T01:13:00Z">
            <w:rPr>
              <w:rFonts w:ascii="Aptos"/>
              <w:lang w:val="fr-FR"/>
            </w:rPr>
          </w:rPrChange>
        </w:rPr>
        <w:lastRenderedPageBreak/>
        <w:t xml:space="preserve">macroalgae and reef-building corals. </w:t>
      </w:r>
      <w:r w:rsidRPr="007B3F19">
        <w:rPr>
          <w:rFonts w:ascii="Aptos"/>
          <w:i/>
          <w:iCs/>
          <w:lang w:val="en-US"/>
          <w:rPrChange w:id="362" w:author="Keanu Rochette" w:date="2026-08-13T15:13:00Z" w16du:dateUtc="2026-08-14T01:13:00Z">
            <w:rPr>
              <w:rFonts w:ascii="Aptos"/>
              <w:i/>
              <w:iCs/>
              <w:lang w:val="fr-FR"/>
            </w:rPr>
          </w:rPrChange>
        </w:rPr>
        <w:t>Proceedings of the National Academy of Sciences</w:t>
      </w:r>
      <w:r w:rsidRPr="007B3F19">
        <w:rPr>
          <w:rFonts w:ascii="Aptos"/>
          <w:lang w:val="en-US"/>
          <w:rPrChange w:id="363" w:author="Keanu Rochette" w:date="2026-08-13T15:13:00Z" w16du:dateUtc="2026-08-14T01:13:00Z">
            <w:rPr>
              <w:rFonts w:ascii="Aptos"/>
              <w:lang w:val="fr-FR"/>
            </w:rPr>
          </w:rPrChange>
        </w:rPr>
        <w:t xml:space="preserve">, </w:t>
      </w:r>
      <w:r w:rsidRPr="007B3F19">
        <w:rPr>
          <w:rFonts w:ascii="Aptos"/>
          <w:i/>
          <w:iCs/>
          <w:lang w:val="en-US"/>
          <w:rPrChange w:id="364" w:author="Keanu Rochette" w:date="2026-08-13T15:13:00Z" w16du:dateUtc="2026-08-14T01:13:00Z">
            <w:rPr>
              <w:rFonts w:ascii="Aptos"/>
              <w:i/>
              <w:iCs/>
              <w:lang w:val="fr-FR"/>
            </w:rPr>
          </w:rPrChange>
        </w:rPr>
        <w:t>119</w:t>
      </w:r>
      <w:r w:rsidRPr="007B3F19">
        <w:rPr>
          <w:rFonts w:ascii="Aptos"/>
          <w:lang w:val="en-US"/>
          <w:rPrChange w:id="365" w:author="Keanu Rochette" w:date="2026-08-13T15:13:00Z" w16du:dateUtc="2026-08-14T01:13:00Z">
            <w:rPr>
              <w:rFonts w:ascii="Aptos"/>
              <w:lang w:val="fr-FR"/>
            </w:rPr>
          </w:rPrChange>
        </w:rPr>
        <w:t>(5), e2110283119. https://doi.org/10.1073/pnas.2110283119</w:t>
      </w:r>
    </w:p>
    <w:p w14:paraId="02878879" w14:textId="77777777" w:rsidR="00D20A7D" w:rsidRPr="007B3F19" w:rsidRDefault="00D20A7D" w:rsidP="00D20A7D">
      <w:pPr>
        <w:pStyle w:val="Bibliographie"/>
        <w:rPr>
          <w:rFonts w:ascii="Aptos"/>
          <w:lang w:val="en-US"/>
          <w:rPrChange w:id="366" w:author="Keanu Rochette" w:date="2026-08-13T15:13:00Z" w16du:dateUtc="2026-08-14T01:13:00Z">
            <w:rPr>
              <w:rFonts w:ascii="Aptos"/>
              <w:lang w:val="fr-FR"/>
            </w:rPr>
          </w:rPrChange>
        </w:rPr>
      </w:pPr>
      <w:r w:rsidRPr="007B3F19">
        <w:rPr>
          <w:rFonts w:ascii="Aptos"/>
          <w:lang w:val="en-US"/>
          <w:rPrChange w:id="367" w:author="Keanu Rochette" w:date="2026-08-13T15:13:00Z" w16du:dateUtc="2026-08-14T01:13:00Z">
            <w:rPr>
              <w:rFonts w:ascii="Aptos"/>
              <w:lang w:val="fr-FR"/>
            </w:rPr>
          </w:rPrChange>
        </w:rPr>
        <w:t xml:space="preserve">Wickham, H. (2016). </w:t>
      </w:r>
      <w:r w:rsidRPr="007B3F19">
        <w:rPr>
          <w:rFonts w:ascii="Aptos"/>
          <w:i/>
          <w:iCs/>
          <w:lang w:val="en-US"/>
          <w:rPrChange w:id="368" w:author="Keanu Rochette" w:date="2026-08-13T15:13:00Z" w16du:dateUtc="2026-08-14T01:13:00Z">
            <w:rPr>
              <w:rFonts w:ascii="Aptos"/>
              <w:i/>
              <w:iCs/>
              <w:lang w:val="fr-FR"/>
            </w:rPr>
          </w:rPrChange>
        </w:rPr>
        <w:t>ggplot2: Elegant graphics for data analysis</w:t>
      </w:r>
      <w:r w:rsidRPr="007B3F19">
        <w:rPr>
          <w:rFonts w:ascii="Aptos"/>
          <w:lang w:val="en-US"/>
          <w:rPrChange w:id="369" w:author="Keanu Rochette" w:date="2026-08-13T15:13:00Z" w16du:dateUtc="2026-08-14T01:13:00Z">
            <w:rPr>
              <w:rFonts w:ascii="Aptos"/>
              <w:lang w:val="fr-FR"/>
            </w:rPr>
          </w:rPrChange>
        </w:rPr>
        <w:t>. Springer-Verlag New York. https://ggplot2.tidyverse.org</w:t>
      </w:r>
    </w:p>
    <w:p w14:paraId="248B3651" w14:textId="77777777" w:rsidR="00D20A7D" w:rsidRPr="007B3F19" w:rsidRDefault="00D20A7D" w:rsidP="00D20A7D">
      <w:pPr>
        <w:pStyle w:val="Bibliographie"/>
        <w:rPr>
          <w:rFonts w:ascii="Aptos"/>
          <w:lang w:val="en-US"/>
          <w:rPrChange w:id="370" w:author="Keanu Rochette" w:date="2026-08-13T15:13:00Z" w16du:dateUtc="2026-08-14T01:13:00Z">
            <w:rPr>
              <w:rFonts w:ascii="Aptos"/>
              <w:lang w:val="fr-FR"/>
            </w:rPr>
          </w:rPrChange>
        </w:rPr>
      </w:pPr>
      <w:r w:rsidRPr="007B3F19">
        <w:rPr>
          <w:rFonts w:ascii="Aptos"/>
          <w:lang w:val="en-US"/>
          <w:rPrChange w:id="371" w:author="Keanu Rochette" w:date="2026-08-13T15:13:00Z" w16du:dateUtc="2026-08-14T01:13:00Z">
            <w:rPr>
              <w:rFonts w:ascii="Aptos"/>
              <w:lang w:val="fr-FR"/>
            </w:rPr>
          </w:rPrChange>
        </w:rPr>
        <w:t xml:space="preserve">Wild, C., Niggl, W., Naumann, M., &amp; Haas, A. (2010). Organic matter release by Red Sea coral reef organisms—Potential effects on microbial activity and in situ O2 availability. </w:t>
      </w:r>
      <w:r w:rsidRPr="007B3F19">
        <w:rPr>
          <w:rFonts w:ascii="Aptos"/>
          <w:i/>
          <w:iCs/>
          <w:lang w:val="en-US"/>
          <w:rPrChange w:id="372" w:author="Keanu Rochette" w:date="2026-08-13T15:13:00Z" w16du:dateUtc="2026-08-14T01:13:00Z">
            <w:rPr>
              <w:rFonts w:ascii="Aptos"/>
              <w:i/>
              <w:iCs/>
              <w:lang w:val="fr-FR"/>
            </w:rPr>
          </w:rPrChange>
        </w:rPr>
        <w:t>Marine Ecology Progress Series</w:t>
      </w:r>
      <w:r w:rsidRPr="007B3F19">
        <w:rPr>
          <w:rFonts w:ascii="Aptos"/>
          <w:lang w:val="en-US"/>
          <w:rPrChange w:id="373" w:author="Keanu Rochette" w:date="2026-08-13T15:13:00Z" w16du:dateUtc="2026-08-14T01:13:00Z">
            <w:rPr>
              <w:rFonts w:ascii="Aptos"/>
              <w:lang w:val="fr-FR"/>
            </w:rPr>
          </w:rPrChange>
        </w:rPr>
        <w:t xml:space="preserve">, </w:t>
      </w:r>
      <w:r w:rsidRPr="007B3F19">
        <w:rPr>
          <w:rFonts w:ascii="Aptos"/>
          <w:i/>
          <w:iCs/>
          <w:lang w:val="en-US"/>
          <w:rPrChange w:id="374" w:author="Keanu Rochette" w:date="2026-08-13T15:13:00Z" w16du:dateUtc="2026-08-14T01:13:00Z">
            <w:rPr>
              <w:rFonts w:ascii="Aptos"/>
              <w:i/>
              <w:iCs/>
              <w:lang w:val="fr-FR"/>
            </w:rPr>
          </w:rPrChange>
        </w:rPr>
        <w:t>411</w:t>
      </w:r>
      <w:r w:rsidRPr="007B3F19">
        <w:rPr>
          <w:rFonts w:ascii="Aptos"/>
          <w:lang w:val="en-US"/>
          <w:rPrChange w:id="375" w:author="Keanu Rochette" w:date="2026-08-13T15:13:00Z" w16du:dateUtc="2026-08-14T01:13:00Z">
            <w:rPr>
              <w:rFonts w:ascii="Aptos"/>
              <w:lang w:val="fr-FR"/>
            </w:rPr>
          </w:rPrChange>
        </w:rPr>
        <w:t>, 61–71. https://doi.org/10.3354/meps08653</w:t>
      </w:r>
    </w:p>
    <w:p w14:paraId="0BAF894A" w14:textId="77777777" w:rsidR="00D20A7D" w:rsidRPr="007B3F19" w:rsidRDefault="00D20A7D" w:rsidP="00D20A7D">
      <w:pPr>
        <w:pStyle w:val="Bibliographie"/>
        <w:rPr>
          <w:rFonts w:ascii="Aptos"/>
          <w:lang w:val="en-US"/>
          <w:rPrChange w:id="376" w:author="Keanu Rochette" w:date="2026-08-13T15:13:00Z" w16du:dateUtc="2026-08-14T01:13:00Z">
            <w:rPr>
              <w:rFonts w:ascii="Aptos"/>
              <w:lang w:val="fr-FR"/>
            </w:rPr>
          </w:rPrChange>
        </w:rPr>
      </w:pPr>
      <w:r w:rsidRPr="007B3F19">
        <w:rPr>
          <w:rFonts w:ascii="Aptos"/>
          <w:lang w:val="en-US"/>
          <w:rPrChange w:id="377" w:author="Keanu Rochette" w:date="2026-08-13T15:13:00Z" w16du:dateUtc="2026-08-14T01:13:00Z">
            <w:rPr>
              <w:rFonts w:ascii="Aptos"/>
              <w:lang w:val="fr-FR"/>
            </w:rPr>
          </w:rPrChange>
        </w:rPr>
        <w:t xml:space="preserve">Yilmaz, P., Parfrey, L. W., Yarza, P., Gerken, J., Pruesse, E., Quast, C., Schweer, T., Peplies, J., Ludwig, W., &amp; Glöckner, F. O. (2014). The SILVA and “All-species Living Tree Project (LTP)” taxonomic frameworks. </w:t>
      </w:r>
      <w:r w:rsidRPr="007B3F19">
        <w:rPr>
          <w:rFonts w:ascii="Aptos"/>
          <w:i/>
          <w:iCs/>
          <w:lang w:val="en-US"/>
          <w:rPrChange w:id="378" w:author="Keanu Rochette" w:date="2026-08-13T15:13:00Z" w16du:dateUtc="2026-08-14T01:13:00Z">
            <w:rPr>
              <w:rFonts w:ascii="Aptos"/>
              <w:i/>
              <w:iCs/>
              <w:lang w:val="fr-FR"/>
            </w:rPr>
          </w:rPrChange>
        </w:rPr>
        <w:t>Nucleic Acids Research</w:t>
      </w:r>
      <w:r w:rsidRPr="007B3F19">
        <w:rPr>
          <w:rFonts w:ascii="Aptos"/>
          <w:lang w:val="en-US"/>
          <w:rPrChange w:id="379" w:author="Keanu Rochette" w:date="2026-08-13T15:13:00Z" w16du:dateUtc="2026-08-14T01:13:00Z">
            <w:rPr>
              <w:rFonts w:ascii="Aptos"/>
              <w:lang w:val="fr-FR"/>
            </w:rPr>
          </w:rPrChange>
        </w:rPr>
        <w:t xml:space="preserve">, </w:t>
      </w:r>
      <w:r w:rsidRPr="007B3F19">
        <w:rPr>
          <w:rFonts w:ascii="Aptos"/>
          <w:i/>
          <w:iCs/>
          <w:lang w:val="en-US"/>
          <w:rPrChange w:id="380" w:author="Keanu Rochette" w:date="2026-08-13T15:13:00Z" w16du:dateUtc="2026-08-14T01:13:00Z">
            <w:rPr>
              <w:rFonts w:ascii="Aptos"/>
              <w:i/>
              <w:iCs/>
              <w:lang w:val="fr-FR"/>
            </w:rPr>
          </w:rPrChange>
        </w:rPr>
        <w:t>42</w:t>
      </w:r>
      <w:r w:rsidRPr="007B3F19">
        <w:rPr>
          <w:rFonts w:ascii="Aptos"/>
          <w:lang w:val="en-US"/>
          <w:rPrChange w:id="381" w:author="Keanu Rochette" w:date="2026-08-13T15:13:00Z" w16du:dateUtc="2026-08-14T01:13:00Z">
            <w:rPr>
              <w:rFonts w:ascii="Aptos"/>
              <w:lang w:val="fr-FR"/>
            </w:rPr>
          </w:rPrChange>
        </w:rPr>
        <w:t>(D1), D643–D648. https://doi.org/10.1093/nar/gkt1209</w:t>
      </w:r>
    </w:p>
    <w:p w14:paraId="1CD2B242" w14:textId="6832876A" w:rsidR="00FA3C7C" w:rsidRDefault="00FF1900" w:rsidP="00A71D9A">
      <w:pPr>
        <w:pStyle w:val="Bibliographie"/>
        <w:rPr>
          <w:rFonts w:ascii="Calibri" w:hAnsi="Calibri" w:cs="Calibri"/>
          <w:color w:val="000000" w:themeColor="text1"/>
        </w:rPr>
      </w:pPr>
      <w:r w:rsidRPr="00FA3C7C">
        <w:rPr>
          <w:rFonts w:ascii="Calibri" w:hAnsi="Calibri" w:cs="Calibri"/>
          <w:color w:val="000000" w:themeColor="text1"/>
        </w:rPr>
        <w:fldChar w:fldCharType="end"/>
      </w:r>
    </w:p>
    <w:p w14:paraId="456506EF" w14:textId="77777777" w:rsidR="00FA3C7C" w:rsidRDefault="00FA3C7C">
      <w:pPr>
        <w:rPr>
          <w:rFonts w:ascii="Calibri" w:hAnsi="Calibri" w:cs="Calibri"/>
          <w:color w:val="000000" w:themeColor="text1"/>
        </w:rPr>
      </w:pPr>
      <w:r>
        <w:rPr>
          <w:rFonts w:ascii="Calibri" w:hAnsi="Calibri" w:cs="Calibri"/>
          <w:color w:val="000000" w:themeColor="text1"/>
        </w:rPr>
        <w:br w:type="page"/>
      </w:r>
    </w:p>
    <w:p w14:paraId="529B8770" w14:textId="427A1DF0" w:rsidR="0013065B" w:rsidRDefault="00FA3C7C" w:rsidP="00FA3C7C">
      <w:pPr>
        <w:pStyle w:val="Titre1"/>
        <w:rPr>
          <w:rFonts w:ascii="Helvetica" w:hAnsi="Helvetica"/>
          <w:b/>
          <w:bCs/>
          <w:color w:val="000000" w:themeColor="text1"/>
        </w:rPr>
      </w:pPr>
      <w:bookmarkStart w:id="382" w:name="_Toc234162437"/>
      <w:commentRangeStart w:id="383"/>
      <w:r w:rsidRPr="00FA3C7C">
        <w:rPr>
          <w:rFonts w:ascii="Helvetica" w:hAnsi="Helvetica"/>
          <w:b/>
          <w:bCs/>
          <w:color w:val="000000" w:themeColor="text1"/>
        </w:rPr>
        <w:lastRenderedPageBreak/>
        <w:t>Supplemental Material</w:t>
      </w:r>
      <w:bookmarkEnd w:id="382"/>
      <w:commentRangeEnd w:id="383"/>
      <w:r w:rsidR="00A71D9A">
        <w:rPr>
          <w:rStyle w:val="Marquedecommentaire"/>
          <w:rFonts w:ascii="Helvetica" w:hAnsi="Helvetica"/>
          <w:b/>
          <w:bCs/>
          <w:color w:val="000000" w:themeColor="text1"/>
          <w:sz w:val="40"/>
          <w:szCs w:val="40"/>
        </w:rPr>
        <w:commentReference w:id="383"/>
      </w:r>
    </w:p>
    <w:p w14:paraId="3BA072C7" w14:textId="77777777" w:rsidR="006B7430" w:rsidRDefault="006B7430" w:rsidP="00F3107C"/>
    <w:p w14:paraId="40AD5395" w14:textId="70788920" w:rsidR="006B7430" w:rsidRPr="00A71D9A" w:rsidRDefault="006B7430" w:rsidP="00A71D9A">
      <w:pPr>
        <w:pStyle w:val="Lgende"/>
        <w:keepNext/>
        <w:jc w:val="center"/>
        <w:rPr>
          <w:rFonts w:ascii="Calibri" w:hAnsi="Calibri" w:cs="Calibri"/>
          <w:color w:val="000000" w:themeColor="text1"/>
          <w:sz w:val="24"/>
          <w:szCs w:val="24"/>
        </w:rPr>
      </w:pPr>
      <w:bookmarkStart w:id="384" w:name="_Ref236582799"/>
      <w:r w:rsidRPr="00A71D9A">
        <w:rPr>
          <w:rFonts w:ascii="Calibri" w:hAnsi="Calibri" w:cs="Calibri"/>
          <w:color w:val="000000" w:themeColor="text1"/>
          <w:sz w:val="24"/>
          <w:szCs w:val="24"/>
        </w:rPr>
        <w:t xml:space="preserve">Table </w:t>
      </w:r>
      <w:r w:rsidRPr="00A71D9A">
        <w:rPr>
          <w:rFonts w:ascii="Calibri" w:hAnsi="Calibri" w:cs="Calibri"/>
          <w:color w:val="000000" w:themeColor="text1"/>
          <w:sz w:val="24"/>
          <w:szCs w:val="24"/>
        </w:rPr>
        <w:fldChar w:fldCharType="begin"/>
      </w:r>
      <w:r w:rsidRPr="00A71D9A">
        <w:rPr>
          <w:rFonts w:ascii="Calibri" w:hAnsi="Calibri" w:cs="Calibri"/>
          <w:color w:val="000000" w:themeColor="text1"/>
          <w:sz w:val="24"/>
          <w:szCs w:val="24"/>
        </w:rPr>
        <w:instrText xml:space="preserve"> SEQ Table \* ARABIC </w:instrText>
      </w:r>
      <w:r w:rsidRPr="00A71D9A">
        <w:rPr>
          <w:rFonts w:ascii="Calibri" w:hAnsi="Calibri" w:cs="Calibri"/>
          <w:color w:val="000000" w:themeColor="text1"/>
          <w:sz w:val="24"/>
          <w:szCs w:val="24"/>
        </w:rPr>
        <w:fldChar w:fldCharType="separate"/>
      </w:r>
      <w:r w:rsidRPr="00A71D9A">
        <w:rPr>
          <w:rFonts w:ascii="Calibri" w:hAnsi="Calibri" w:cs="Calibri"/>
          <w:noProof/>
          <w:color w:val="000000" w:themeColor="text1"/>
          <w:sz w:val="24"/>
          <w:szCs w:val="24"/>
        </w:rPr>
        <w:t>1</w:t>
      </w:r>
      <w:r w:rsidRPr="00A71D9A">
        <w:rPr>
          <w:rFonts w:ascii="Calibri" w:hAnsi="Calibri" w:cs="Calibri"/>
          <w:color w:val="000000" w:themeColor="text1"/>
          <w:sz w:val="24"/>
          <w:szCs w:val="24"/>
        </w:rPr>
        <w:fldChar w:fldCharType="end"/>
      </w:r>
      <w:bookmarkEnd w:id="384"/>
      <w:r w:rsidRPr="00A71D9A">
        <w:rPr>
          <w:rFonts w:ascii="Calibri" w:hAnsi="Calibri" w:cs="Calibri"/>
          <w:color w:val="000000" w:themeColor="text1"/>
          <w:sz w:val="24"/>
          <w:szCs w:val="24"/>
        </w:rPr>
        <w:t>: ANOVA Results of Nutrient Delta</w:t>
      </w:r>
    </w:p>
    <w:p w14:paraId="5D63047A" w14:textId="77777777" w:rsidR="006B7430" w:rsidRPr="00A71D9A" w:rsidRDefault="006B7430" w:rsidP="00A71D9A">
      <w:pPr>
        <w:jc w:val="center"/>
        <w:rPr>
          <w:rFonts w:ascii="Calibri" w:hAnsi="Calibri" w:cs="Calibri"/>
        </w:rPr>
      </w:pPr>
    </w:p>
    <w:p w14:paraId="07FD70E3" w14:textId="71A799AB"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2</w:t>
      </w:r>
      <w:r w:rsidRPr="00A71D9A">
        <w:rPr>
          <w:rFonts w:ascii="Calibri" w:hAnsi="Calibri" w:cs="Calibri"/>
          <w:sz w:val="24"/>
          <w:szCs w:val="24"/>
        </w:rPr>
        <w:fldChar w:fldCharType="end"/>
      </w:r>
      <w:r w:rsidRPr="00A71D9A">
        <w:rPr>
          <w:rFonts w:ascii="Calibri" w:hAnsi="Calibri" w:cs="Calibri"/>
          <w:sz w:val="24"/>
          <w:szCs w:val="24"/>
        </w:rPr>
        <w:t>: ANOVA Results of Square root-transformed OTU relative abundance</w:t>
      </w:r>
    </w:p>
    <w:p w14:paraId="380B3A8F" w14:textId="77777777" w:rsidR="00F3107C" w:rsidRPr="00A71D9A" w:rsidRDefault="00F3107C" w:rsidP="00A71D9A">
      <w:pPr>
        <w:jc w:val="center"/>
        <w:rPr>
          <w:rFonts w:ascii="Calibri" w:hAnsi="Calibri" w:cs="Calibri"/>
        </w:rPr>
      </w:pPr>
    </w:p>
    <w:p w14:paraId="37D9CEAF" w14:textId="5B318044"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3</w:t>
      </w:r>
      <w:r w:rsidRPr="00A71D9A">
        <w:rPr>
          <w:rFonts w:ascii="Calibri" w:hAnsi="Calibri" w:cs="Calibri"/>
          <w:sz w:val="24"/>
          <w:szCs w:val="24"/>
        </w:rPr>
        <w:fldChar w:fldCharType="end"/>
      </w:r>
      <w:r w:rsidRPr="00A71D9A">
        <w:rPr>
          <w:rFonts w:ascii="Calibri" w:hAnsi="Calibri" w:cs="Calibri"/>
          <w:sz w:val="24"/>
          <w:szCs w:val="24"/>
        </w:rPr>
        <w:t>: Dunnett's Post-hoc contrasts square root transformed OTU relative abundance</w:t>
      </w:r>
    </w:p>
    <w:p w14:paraId="1EF150E8" w14:textId="77777777" w:rsidR="00F3107C" w:rsidRPr="00A71D9A" w:rsidRDefault="00F3107C" w:rsidP="00A71D9A">
      <w:pPr>
        <w:jc w:val="center"/>
        <w:rPr>
          <w:rFonts w:ascii="Calibri" w:hAnsi="Calibri" w:cs="Calibri"/>
        </w:rPr>
      </w:pPr>
    </w:p>
    <w:p w14:paraId="702F8C3C" w14:textId="33D28B0B"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4</w:t>
      </w:r>
      <w:r w:rsidRPr="00A71D9A">
        <w:rPr>
          <w:rFonts w:ascii="Calibri" w:hAnsi="Calibri" w:cs="Calibri"/>
          <w:sz w:val="24"/>
          <w:szCs w:val="24"/>
        </w:rPr>
        <w:fldChar w:fldCharType="end"/>
      </w:r>
      <w:r w:rsidRPr="00A71D9A">
        <w:rPr>
          <w:rFonts w:ascii="Calibri" w:hAnsi="Calibri" w:cs="Calibri"/>
          <w:sz w:val="24"/>
          <w:szCs w:val="24"/>
        </w:rPr>
        <w:t>:  ANOVA Results of Delta Relativized OTU relative abundance</w:t>
      </w:r>
    </w:p>
    <w:p w14:paraId="2B40A7A6" w14:textId="775B9A65" w:rsidR="00F3107C" w:rsidRPr="00A71D9A" w:rsidRDefault="00F3107C" w:rsidP="00A71D9A">
      <w:pPr>
        <w:jc w:val="center"/>
        <w:rPr>
          <w:rFonts w:ascii="Calibri" w:hAnsi="Calibri" w:cs="Calibri"/>
        </w:rPr>
      </w:pPr>
    </w:p>
    <w:p w14:paraId="03059359" w14:textId="2AF43883"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5</w:t>
      </w:r>
      <w:r w:rsidRPr="00A71D9A">
        <w:rPr>
          <w:rFonts w:ascii="Calibri" w:hAnsi="Calibri" w:cs="Calibri"/>
          <w:sz w:val="24"/>
          <w:szCs w:val="24"/>
        </w:rPr>
        <w:fldChar w:fldCharType="end"/>
      </w:r>
      <w:r w:rsidRPr="00A71D9A">
        <w:rPr>
          <w:rFonts w:ascii="Calibri" w:hAnsi="Calibri" w:cs="Calibri"/>
          <w:sz w:val="24"/>
          <w:szCs w:val="24"/>
        </w:rPr>
        <w:t>: Dunnett's Post-hoc contrasts delta relativized OTU  relative abundance</w:t>
      </w:r>
    </w:p>
    <w:p w14:paraId="70829A6A" w14:textId="77777777" w:rsidR="00F3107C" w:rsidRPr="00A71D9A" w:rsidRDefault="00F3107C" w:rsidP="00A71D9A">
      <w:pPr>
        <w:jc w:val="center"/>
        <w:rPr>
          <w:rFonts w:ascii="Calibri" w:hAnsi="Calibri" w:cs="Calibri"/>
        </w:rPr>
      </w:pPr>
    </w:p>
    <w:p w14:paraId="3FD2DFF4" w14:textId="4C8AFB20"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6</w:t>
      </w:r>
      <w:r w:rsidRPr="00A71D9A">
        <w:rPr>
          <w:rFonts w:ascii="Calibri" w:hAnsi="Calibri" w:cs="Calibri"/>
          <w:sz w:val="24"/>
          <w:szCs w:val="24"/>
        </w:rPr>
        <w:fldChar w:fldCharType="end"/>
      </w:r>
      <w:r w:rsidRPr="00A71D9A">
        <w:rPr>
          <w:rFonts w:ascii="Calibri" w:hAnsi="Calibri" w:cs="Calibri"/>
          <w:sz w:val="24"/>
          <w:szCs w:val="24"/>
        </w:rPr>
        <w:t>:  ANOVA Results of Square root-transformed Genus  relative abundance</w:t>
      </w:r>
    </w:p>
    <w:p w14:paraId="62F403F4" w14:textId="5B377338" w:rsidR="00F3107C" w:rsidRPr="00A71D9A" w:rsidRDefault="00F3107C" w:rsidP="00A71D9A">
      <w:pPr>
        <w:jc w:val="center"/>
        <w:rPr>
          <w:rFonts w:ascii="Calibri" w:hAnsi="Calibri" w:cs="Calibri"/>
        </w:rPr>
      </w:pPr>
    </w:p>
    <w:p w14:paraId="1BB29AD3" w14:textId="02FD1770" w:rsidR="00F3107C" w:rsidRPr="00A71D9A" w:rsidRDefault="00F3107C" w:rsidP="00A71D9A">
      <w:pPr>
        <w:pStyle w:val="Lgende"/>
        <w:keepNext/>
        <w:jc w:val="center"/>
        <w:rPr>
          <w:rFonts w:ascii="Calibri" w:hAnsi="Calibri" w:cs="Calibri"/>
          <w:sz w:val="24"/>
          <w:szCs w:val="24"/>
        </w:rPr>
      </w:pPr>
      <w:bookmarkStart w:id="385" w:name="_Ref236691132"/>
      <w:bookmarkStart w:id="386" w:name="_Ref236691126"/>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7</w:t>
      </w:r>
      <w:r w:rsidRPr="00A71D9A">
        <w:rPr>
          <w:rFonts w:ascii="Calibri" w:hAnsi="Calibri" w:cs="Calibri"/>
          <w:sz w:val="24"/>
          <w:szCs w:val="24"/>
        </w:rPr>
        <w:fldChar w:fldCharType="end"/>
      </w:r>
      <w:bookmarkEnd w:id="385"/>
      <w:r w:rsidRPr="00A71D9A">
        <w:rPr>
          <w:rFonts w:ascii="Calibri" w:hAnsi="Calibri" w:cs="Calibri"/>
          <w:sz w:val="24"/>
          <w:szCs w:val="24"/>
        </w:rPr>
        <w:t>: Dunnett's Post-hoc contrasts Square-root transformed Genus relative abundance</w:t>
      </w:r>
      <w:r w:rsidR="003040B6" w:rsidRPr="00A71D9A">
        <w:rPr>
          <w:rFonts w:ascii="Calibri" w:hAnsi="Calibri" w:cs="Calibri"/>
          <w:sz w:val="24"/>
          <w:szCs w:val="24"/>
        </w:rPr>
        <w:t xml:space="preserve"> with signficant ANOVA</w:t>
      </w:r>
      <w:bookmarkEnd w:id="386"/>
    </w:p>
    <w:p w14:paraId="5C8E7BAC" w14:textId="77777777" w:rsidR="00F3107C" w:rsidRPr="00A71D9A" w:rsidRDefault="00F3107C" w:rsidP="00A71D9A">
      <w:pPr>
        <w:jc w:val="center"/>
        <w:rPr>
          <w:rFonts w:ascii="Calibri" w:hAnsi="Calibri" w:cs="Calibri"/>
        </w:rPr>
      </w:pPr>
    </w:p>
    <w:p w14:paraId="5FD53964" w14:textId="76878EAA"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8</w:t>
      </w:r>
      <w:r w:rsidRPr="00A71D9A">
        <w:rPr>
          <w:rFonts w:ascii="Calibri" w:hAnsi="Calibri" w:cs="Calibri"/>
          <w:sz w:val="24"/>
          <w:szCs w:val="24"/>
        </w:rPr>
        <w:fldChar w:fldCharType="end"/>
      </w:r>
      <w:r w:rsidRPr="00A71D9A">
        <w:rPr>
          <w:rFonts w:ascii="Calibri" w:hAnsi="Calibri" w:cs="Calibri"/>
          <w:sz w:val="24"/>
          <w:szCs w:val="24"/>
        </w:rPr>
        <w:t>: ANOVA Results of Delta Relativized Genus  Relative Abundance</w:t>
      </w:r>
    </w:p>
    <w:p w14:paraId="58FE8D40" w14:textId="793B1685" w:rsidR="00F3107C" w:rsidRPr="00A71D9A" w:rsidRDefault="00F3107C" w:rsidP="00A71D9A">
      <w:pPr>
        <w:jc w:val="center"/>
        <w:rPr>
          <w:rFonts w:ascii="Calibri" w:hAnsi="Calibri" w:cs="Calibri"/>
        </w:rPr>
      </w:pPr>
    </w:p>
    <w:p w14:paraId="400185AD" w14:textId="77777777" w:rsidR="00F3107C" w:rsidRPr="00A71D9A" w:rsidRDefault="00F3107C" w:rsidP="00A71D9A">
      <w:pPr>
        <w:jc w:val="center"/>
        <w:rPr>
          <w:rFonts w:ascii="Calibri" w:hAnsi="Calibri" w:cs="Calibri"/>
        </w:rPr>
      </w:pPr>
    </w:p>
    <w:p w14:paraId="2C7911B2" w14:textId="4F5DC0FD" w:rsidR="00F3107C" w:rsidRPr="00A71D9A" w:rsidRDefault="00F3107C" w:rsidP="00A71D9A">
      <w:pPr>
        <w:pStyle w:val="Lgende"/>
        <w:keepNext/>
        <w:jc w:val="center"/>
        <w:rPr>
          <w:rFonts w:ascii="Calibri" w:hAnsi="Calibri" w:cs="Calibri"/>
          <w:sz w:val="24"/>
          <w:szCs w:val="24"/>
        </w:rPr>
      </w:pPr>
      <w:r w:rsidRPr="00A71D9A">
        <w:rPr>
          <w:rFonts w:ascii="Calibri" w:hAnsi="Calibri" w:cs="Calibri"/>
          <w:sz w:val="24"/>
          <w:szCs w:val="24"/>
        </w:rPr>
        <w:t xml:space="preserve">Table </w:t>
      </w:r>
      <w:r w:rsidRPr="00A71D9A">
        <w:rPr>
          <w:rFonts w:ascii="Calibri" w:hAnsi="Calibri" w:cs="Calibri"/>
          <w:sz w:val="24"/>
          <w:szCs w:val="24"/>
        </w:rPr>
        <w:fldChar w:fldCharType="begin"/>
      </w:r>
      <w:r w:rsidRPr="00A71D9A">
        <w:rPr>
          <w:rFonts w:ascii="Calibri" w:hAnsi="Calibri" w:cs="Calibri"/>
          <w:sz w:val="24"/>
          <w:szCs w:val="24"/>
        </w:rPr>
        <w:instrText xml:space="preserve"> SEQ Table \* ARABIC </w:instrText>
      </w:r>
      <w:r w:rsidRPr="00A71D9A">
        <w:rPr>
          <w:rFonts w:ascii="Calibri" w:hAnsi="Calibri" w:cs="Calibri"/>
          <w:sz w:val="24"/>
          <w:szCs w:val="24"/>
        </w:rPr>
        <w:fldChar w:fldCharType="separate"/>
      </w:r>
      <w:r w:rsidR="006B7430" w:rsidRPr="00A71D9A">
        <w:rPr>
          <w:rFonts w:ascii="Calibri" w:hAnsi="Calibri" w:cs="Calibri"/>
          <w:noProof/>
          <w:sz w:val="24"/>
          <w:szCs w:val="24"/>
        </w:rPr>
        <w:t>9</w:t>
      </w:r>
      <w:r w:rsidRPr="00A71D9A">
        <w:rPr>
          <w:rFonts w:ascii="Calibri" w:hAnsi="Calibri" w:cs="Calibri"/>
          <w:sz w:val="24"/>
          <w:szCs w:val="24"/>
        </w:rPr>
        <w:fldChar w:fldCharType="end"/>
      </w:r>
      <w:r w:rsidRPr="00A71D9A">
        <w:rPr>
          <w:rFonts w:ascii="Calibri" w:hAnsi="Calibri" w:cs="Calibri"/>
          <w:sz w:val="24"/>
          <w:szCs w:val="24"/>
        </w:rPr>
        <w:t>: Dunnett's Post-hoc contrasts delta relativized Genus relative abundance</w:t>
      </w:r>
    </w:p>
    <w:p w14:paraId="52A22807" w14:textId="6ADBF129" w:rsidR="00F3107C" w:rsidRDefault="00F3107C" w:rsidP="00F3107C">
      <w:pPr>
        <w:jc w:val="center"/>
      </w:pPr>
    </w:p>
    <w:p w14:paraId="6EC6C70C" w14:textId="77777777" w:rsidR="00F3107C" w:rsidRPr="00F3107C" w:rsidRDefault="00F3107C" w:rsidP="00F3107C">
      <w:pPr>
        <w:jc w:val="center"/>
      </w:pPr>
    </w:p>
    <w:sectPr w:rsidR="00F3107C" w:rsidRPr="00F3107C" w:rsidSect="001E71FC">
      <w:footerReference w:type="default" r:id="rId24"/>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Craig Nelson" w:date="2026-08-12T16:59:00Z" w:initials="CN">
    <w:p w14:paraId="0C260988" w14:textId="77777777" w:rsidR="00055C22" w:rsidRDefault="00055C22" w:rsidP="00055C22">
      <w:r>
        <w:rPr>
          <w:rStyle w:val="Marquedecommentaire"/>
        </w:rPr>
        <w:annotationRef/>
      </w:r>
      <w:r>
        <w:rPr>
          <w:sz w:val="20"/>
          <w:szCs w:val="20"/>
        </w:rPr>
        <w:t>I am not convinced you can use this font.</w:t>
      </w:r>
    </w:p>
  </w:comment>
  <w:comment w:id="14" w:author="Craig Nelson" w:date="2026-08-12T17:00:00Z" w:initials="CN">
    <w:p w14:paraId="27B30E47" w14:textId="77777777" w:rsidR="00055C22" w:rsidRDefault="00055C22" w:rsidP="00055C22">
      <w:r>
        <w:rPr>
          <w:rStyle w:val="Marquedecommentaire"/>
        </w:rPr>
        <w:annotationRef/>
      </w:r>
      <w:r>
        <w:rPr>
          <w:sz w:val="20"/>
          <w:szCs w:val="20"/>
        </w:rPr>
        <w:t>We revised the abstract when you announced your defense, and I felt that was a solid revision, but I also feel like this is a good sentence to include.</w:t>
      </w:r>
    </w:p>
  </w:comment>
  <w:comment w:id="22" w:author="Keanu Rochette" w:date="2026-08-04T01:24:00Z" w:initials="KR">
    <w:p w14:paraId="23886053" w14:textId="77777777" w:rsidR="003E6901" w:rsidRDefault="003E6901" w:rsidP="003E6901">
      <w:r>
        <w:rPr>
          <w:rStyle w:val="Marquedecommentaire"/>
        </w:rPr>
        <w:annotationRef/>
      </w:r>
      <w:r>
        <w:rPr>
          <w:sz w:val="20"/>
          <w:szCs w:val="20"/>
        </w:rPr>
        <w:t>Craig: "It is really important that you understand which of these papers truly show evidence of the processes you are citing them for. Use critical thinking. My experience tells me that few if any of these papers really support the statements you are making. In some cases you can edit your sentences to better match what the references really showed, in others you may be able to find references with clearer results. This is not your fault: the coral reef field is full of sweeping claims about pollution and fishing impacts with relatively weak support, and it is your job to develop a critical eye toward this."</w:t>
      </w:r>
    </w:p>
  </w:comment>
  <w:comment w:id="23" w:author="Keanu Rochette" w:date="2026-08-04T01:19:00Z" w:initials="KR">
    <w:p w14:paraId="3C0CC03C" w14:textId="77777777" w:rsidR="007333AB" w:rsidRDefault="007333AB" w:rsidP="007333AB">
      <w:r>
        <w:rPr>
          <w:rStyle w:val="Marquedecommentaire"/>
        </w:rPr>
        <w:annotationRef/>
      </w:r>
      <w:r>
        <w:rPr>
          <w:sz w:val="20"/>
          <w:szCs w:val="20"/>
        </w:rPr>
        <w:t>Craig : "I think citing Silbiger et al 2025 would work here, but also other citations for this concept would be good (perhaps find some in the introduction of Nyssa's paper?)"</w:t>
      </w:r>
    </w:p>
  </w:comment>
  <w:comment w:id="24" w:author="Craig Nelson" w:date="2026-08-12T17:20:00Z" w:initials="CN">
    <w:p w14:paraId="3E68EF32" w14:textId="77777777" w:rsidR="00057AE0" w:rsidRDefault="00057AE0" w:rsidP="00057AE0">
      <w:r>
        <w:rPr>
          <w:rStyle w:val="Marquedecommentaire"/>
        </w:rPr>
        <w:annotationRef/>
      </w:r>
      <w:r>
        <w:rPr>
          <w:sz w:val="20"/>
          <w:szCs w:val="20"/>
        </w:rPr>
        <w:t>This sentence also can and should segue to the next section better. Perhaps offering the topic of microbialization or the rise of slime (jackson 2008 pnas) as an example of this feedback?</w:t>
      </w:r>
    </w:p>
  </w:comment>
  <w:comment w:id="31" w:author="Craig Nelson" w:date="2026-08-12T17:20:00Z" w:initials="CN">
    <w:p w14:paraId="39E80651" w14:textId="77777777" w:rsidR="00057AE0" w:rsidRDefault="00057AE0" w:rsidP="00057AE0">
      <w:r>
        <w:rPr>
          <w:rStyle w:val="Marquedecommentaire"/>
        </w:rPr>
        <w:annotationRef/>
      </w:r>
      <w:r>
        <w:rPr>
          <w:sz w:val="20"/>
          <w:szCs w:val="20"/>
        </w:rPr>
        <w:t>Move this to be the first sentence in this section.</w:t>
      </w:r>
    </w:p>
  </w:comment>
  <w:comment w:id="35" w:author="Craig Nelson" w:date="2026-08-12T17:21:00Z" w:initials="CN">
    <w:p w14:paraId="527BA23D" w14:textId="77777777" w:rsidR="00057AE0" w:rsidRDefault="00057AE0" w:rsidP="00057AE0">
      <w:r>
        <w:rPr>
          <w:rStyle w:val="Marquedecommentaire"/>
        </w:rPr>
        <w:annotationRef/>
      </w:r>
      <w:r>
        <w:rPr>
          <w:sz w:val="20"/>
          <w:szCs w:val="20"/>
        </w:rPr>
        <w:t>Check spelling</w:t>
      </w:r>
    </w:p>
  </w:comment>
  <w:comment w:id="49" w:author="Craig Nelson" w:date="2026-08-12T17:23:00Z" w:initials="CN">
    <w:p w14:paraId="6D70F06F" w14:textId="77777777" w:rsidR="00057AE0" w:rsidRDefault="00057AE0" w:rsidP="00057AE0">
      <w:r>
        <w:rPr>
          <w:rStyle w:val="Marquedecommentaire"/>
        </w:rPr>
        <w:annotationRef/>
      </w:r>
      <w:r>
        <w:rPr>
          <w:sz w:val="20"/>
          <w:szCs w:val="20"/>
        </w:rPr>
        <w:t>Replace Haas et al. 2011 here with Nelson et al. 2011 ISME Journal</w:t>
      </w:r>
    </w:p>
  </w:comment>
  <w:comment w:id="42" w:author="Craig Nelson" w:date="2026-08-12T17:25:00Z" w:initials="CN">
    <w:p w14:paraId="37805787" w14:textId="77777777" w:rsidR="00057AE0" w:rsidRDefault="00057AE0" w:rsidP="00057AE0">
      <w:r>
        <w:rPr>
          <w:rStyle w:val="Marquedecommentaire"/>
        </w:rPr>
        <w:annotationRef/>
      </w:r>
      <w:r>
        <w:rPr>
          <w:sz w:val="20"/>
          <w:szCs w:val="20"/>
        </w:rPr>
        <w:t>This section can move up to the end of the prior section.</w:t>
      </w:r>
    </w:p>
  </w:comment>
  <w:comment w:id="52" w:author="Craig Nelson" w:date="2026-08-12T17:26:00Z" w:initials="CN">
    <w:p w14:paraId="0500C7A8" w14:textId="77777777" w:rsidR="00057AE0" w:rsidRDefault="00057AE0" w:rsidP="00057AE0">
      <w:r>
        <w:rPr>
          <w:rStyle w:val="Marquedecommentaire"/>
        </w:rPr>
        <w:annotationRef/>
      </w:r>
      <w:r>
        <w:rPr>
          <w:sz w:val="20"/>
          <w:szCs w:val="20"/>
        </w:rPr>
        <w:t>Should have a reference here, probably from CRIOBE?</w:t>
      </w:r>
    </w:p>
  </w:comment>
  <w:comment w:id="61" w:author="Craig Nelson" w:date="2026-08-12T17:31:00Z" w:initials="CN">
    <w:p w14:paraId="5B8FBABB" w14:textId="77777777" w:rsidR="00767C2E" w:rsidRDefault="00767C2E" w:rsidP="00767C2E">
      <w:r>
        <w:rPr>
          <w:rStyle w:val="Marquedecommentaire"/>
        </w:rPr>
        <w:annotationRef/>
      </w:r>
      <w:r>
        <w:rPr>
          <w:sz w:val="20"/>
          <w:szCs w:val="20"/>
        </w:rPr>
        <w:t>Referencs</w:t>
      </w:r>
    </w:p>
    <w:p w14:paraId="33FB8508" w14:textId="77777777" w:rsidR="00767C2E" w:rsidRDefault="00767C2E" w:rsidP="00767C2E">
      <w:r>
        <w:rPr>
          <w:sz w:val="20"/>
          <w:szCs w:val="20"/>
        </w:rPr>
        <w:t xml:space="preserve"> Barott, K. L. &amp; Rohwer, F. L. Unseen players shape benthic competition on coral reefs. Trends Microbiol. 20, 621-628 (2012)</w:t>
      </w:r>
    </w:p>
    <w:p w14:paraId="532B495D" w14:textId="77777777" w:rsidR="00767C2E" w:rsidRDefault="00767C2E" w:rsidP="00767C2E"/>
    <w:p w14:paraId="3EAA5D3C" w14:textId="77777777" w:rsidR="00767C2E" w:rsidRDefault="00767C2E" w:rsidP="00767C2E">
      <w:r>
        <w:rPr>
          <w:sz w:val="20"/>
          <w:szCs w:val="20"/>
        </w:rPr>
        <w:t>Haas, A. F., Fairoz, M. F., Kelly, L. W., Nelson, C. E., Dinsdale, E. A., Edwards, R. A., Giles, S., Hatay, M., Hisakawa, N., Knowles, B., Lim, Y. W., Maughan, H., Pantos, O., Roach, T. N., Sanchez, S. E., Silveira, C. B., Sandin, S., Smith, J. E., and Rohwer, F. (2016) Global microbialization of coral reefs. Nature Microbiology 1.</w:t>
      </w:r>
    </w:p>
    <w:p w14:paraId="28C7A894" w14:textId="77777777" w:rsidR="00767C2E" w:rsidRDefault="00767C2E" w:rsidP="00767C2E"/>
    <w:p w14:paraId="37DE6026" w14:textId="77777777" w:rsidR="00767C2E" w:rsidRDefault="00767C2E" w:rsidP="00767C2E">
      <w:r>
        <w:rPr>
          <w:sz w:val="20"/>
          <w:szCs w:val="20"/>
        </w:rPr>
        <w:t>McDole, T., Nulton, J., Barott, K. L., Felts, B., Hand, C., Hatay, M., Lee, H., Nadon, M. O., Nosrat, B., Salamon, P., Bailey, B., Sandin, S. A., Vargas-Angel, B., Youle, M., Zgliczynski, B. J., Brainard, R. E., and Rohwer, F. (2012) Assessing coral reefs on a Pacific-wide scale using the microbialization score. PLoS ONE 7.</w:t>
      </w:r>
    </w:p>
  </w:comment>
  <w:comment w:id="88" w:author="Craig Nelson" w:date="2026-08-12T17:46:00Z" w:initials="CN">
    <w:p w14:paraId="05CC5792" w14:textId="77777777" w:rsidR="00052D42" w:rsidRDefault="00052D42" w:rsidP="00052D42">
      <w:r>
        <w:rPr>
          <w:rStyle w:val="Marquedecommentaire"/>
        </w:rPr>
        <w:annotationRef/>
      </w:r>
      <w:r>
        <w:rPr>
          <w:sz w:val="20"/>
          <w:szCs w:val="20"/>
        </w:rPr>
        <w:t>You say this again in 2 sentences. I would remove it here and just say "from the north shore back reef habitats of Mo'orea."</w:t>
      </w:r>
    </w:p>
  </w:comment>
  <w:comment w:id="91" w:author="Keanu Rochette" w:date="2026-06-19T16:23:00Z" w:initials="KR">
    <w:p w14:paraId="70FB810B" w14:textId="77777777" w:rsidR="005F3C48" w:rsidRDefault="005F3C48" w:rsidP="005F3C48">
      <w:r>
        <w:rPr>
          <w:rStyle w:val="Marquedecommentaire"/>
        </w:rPr>
        <w:annotationRef/>
      </w:r>
      <w:r>
        <w:rPr>
          <w:sz w:val="20"/>
          <w:szCs w:val="20"/>
        </w:rPr>
        <w:t>need Nyssa</w:t>
      </w:r>
    </w:p>
  </w:comment>
  <w:comment w:id="105" w:author="Craig Nelson" w:date="2026-08-12T17:49:00Z" w:initials="CN">
    <w:p w14:paraId="79DEF6B4" w14:textId="77777777" w:rsidR="00052D42" w:rsidRDefault="00052D42" w:rsidP="00052D42">
      <w:r>
        <w:rPr>
          <w:rStyle w:val="Marquedecommentaire"/>
        </w:rPr>
        <w:annotationRef/>
      </w:r>
      <w:r>
        <w:rPr>
          <w:sz w:val="20"/>
          <w:szCs w:val="20"/>
        </w:rPr>
        <w:t>THis is inconsistent with the data on Flow Rates which appear to be measured every few hours.</w:t>
      </w:r>
    </w:p>
  </w:comment>
  <w:comment w:id="106" w:author="Keanu Rochette" w:date="2026-06-19T16:27:00Z" w:initials="KR">
    <w:p w14:paraId="2F1AA805" w14:textId="77777777" w:rsidR="005F3C48" w:rsidRDefault="005F3C48" w:rsidP="005F3C48">
      <w:r>
        <w:rPr>
          <w:rStyle w:val="Marquedecommentaire"/>
        </w:rPr>
        <w:annotationRef/>
      </w:r>
      <w:r>
        <w:rPr>
          <w:sz w:val="20"/>
          <w:szCs w:val="20"/>
        </w:rPr>
        <w:t>edit</w:t>
      </w:r>
    </w:p>
  </w:comment>
  <w:comment w:id="107" w:author="Craig Nelson" w:date="2026-08-12T17:50:00Z" w:initials="CN">
    <w:p w14:paraId="23319FC5" w14:textId="77777777" w:rsidR="00052D42" w:rsidRDefault="00052D42" w:rsidP="00052D42">
      <w:r>
        <w:rPr>
          <w:rStyle w:val="Marquedecommentaire"/>
        </w:rPr>
        <w:annotationRef/>
      </w:r>
      <w:r>
        <w:rPr>
          <w:sz w:val="20"/>
          <w:szCs w:val="20"/>
        </w:rPr>
        <w:t>I believe you already said this in the first paragraph of the methods. Merge these ideas somewhere.</w:t>
      </w:r>
    </w:p>
  </w:comment>
  <w:comment w:id="112" w:author="Craig Nelson" w:date="2026-08-12T18:08:00Z" w:initials="CN">
    <w:p w14:paraId="401138D6" w14:textId="77777777" w:rsidR="005C506D" w:rsidRDefault="005C506D" w:rsidP="005C506D">
      <w:r>
        <w:rPr>
          <w:rStyle w:val="Marquedecommentaire"/>
        </w:rPr>
        <w:annotationRef/>
      </w:r>
      <w:r>
        <w:rPr>
          <w:sz w:val="20"/>
          <w:szCs w:val="20"/>
        </w:rPr>
        <w:t>COnfirming that this data is presented?</w:t>
      </w:r>
    </w:p>
  </w:comment>
  <w:comment w:id="117" w:author="Craig Nelson" w:date="2026-08-12T18:09:00Z" w:initials="CN">
    <w:p w14:paraId="02D1BD28" w14:textId="77777777" w:rsidR="005C506D" w:rsidRDefault="005C506D" w:rsidP="005C506D">
      <w:r>
        <w:rPr>
          <w:rStyle w:val="Marquedecommentaire"/>
        </w:rPr>
        <w:annotationRef/>
      </w:r>
      <w:r>
        <w:rPr>
          <w:sz w:val="20"/>
          <w:szCs w:val="20"/>
        </w:rPr>
        <w:t>I think you said this in the previous paragraph</w:t>
      </w:r>
    </w:p>
  </w:comment>
  <w:comment w:id="129" w:author="Keanu Rochette" w:date="2026-07-05T11:34:00Z" w:initials="KR">
    <w:p w14:paraId="55BB3387" w14:textId="77777777" w:rsidR="005125EE" w:rsidRDefault="005125EE" w:rsidP="005125EE">
      <w:r>
        <w:rPr>
          <w:rStyle w:val="Marquedecommentaire"/>
        </w:rPr>
        <w:annotationRef/>
      </w:r>
      <w:r>
        <w:rPr>
          <w:sz w:val="20"/>
          <w:szCs w:val="20"/>
        </w:rPr>
        <w:t>edit</w:t>
      </w:r>
    </w:p>
  </w:comment>
  <w:comment w:id="135" w:author="Craig Nelson" w:date="2026-08-12T18:18:00Z" w:initials="CN">
    <w:p w14:paraId="55632E82" w14:textId="77777777" w:rsidR="005C506D" w:rsidRDefault="005C506D" w:rsidP="005C506D">
      <w:r>
        <w:rPr>
          <w:rStyle w:val="Marquedecommentaire"/>
        </w:rPr>
        <w:annotationRef/>
      </w:r>
      <w:r>
        <w:rPr>
          <w:sz w:val="20"/>
          <w:szCs w:val="20"/>
        </w:rPr>
        <w:t>Fulvic acid and FI are two different things. This reference is appropriate for FI (fluorescence index). If you analyzed fulvic acids we should have a separate reference for that.</w:t>
      </w:r>
    </w:p>
  </w:comment>
  <w:comment w:id="136" w:author="Craig Nelson" w:date="2026-08-12T18:18:00Z" w:initials="CN">
    <w:p w14:paraId="67267CDA" w14:textId="77777777" w:rsidR="005C506D" w:rsidRDefault="005C506D" w:rsidP="005C506D">
      <w:r>
        <w:rPr>
          <w:rStyle w:val="Marquedecommentaire"/>
        </w:rPr>
        <w:annotationRef/>
      </w:r>
      <w:r>
        <w:rPr>
          <w:sz w:val="20"/>
          <w:szCs w:val="20"/>
        </w:rPr>
        <w:t>Are you sure this is the correct order? I would have assumed they were thawed for nutrients then fDOM was run.</w:t>
      </w:r>
    </w:p>
  </w:comment>
  <w:comment w:id="139" w:author="Keanu Rochette" w:date="2026-07-05T11:35:00Z" w:initials="KR">
    <w:p w14:paraId="134F60D3" w14:textId="77777777" w:rsidR="005125EE" w:rsidRDefault="005125EE" w:rsidP="005125EE">
      <w:r>
        <w:rPr>
          <w:rStyle w:val="Marquedecommentaire"/>
        </w:rPr>
        <w:annotationRef/>
      </w:r>
      <w:r>
        <w:rPr>
          <w:sz w:val="20"/>
          <w:szCs w:val="20"/>
        </w:rPr>
        <w:t>Remind me for the citation for this chlorophyll method (you can't just say "the calibration curve of the S-Lab" and you need to explain fluorometer settings and blank correction.</w:t>
      </w:r>
    </w:p>
  </w:comment>
  <w:comment w:id="140" w:author="Craig Nelson" w:date="2026-08-12T18:23:00Z" w:initials="CN">
    <w:p w14:paraId="56E4C03C" w14:textId="77777777" w:rsidR="00830826" w:rsidRDefault="00830826" w:rsidP="00830826">
      <w:r>
        <w:rPr>
          <w:rStyle w:val="Marquedecommentaire"/>
        </w:rPr>
        <w:annotationRef/>
      </w:r>
      <w:r>
        <w:rPr>
          <w:sz w:val="20"/>
          <w:szCs w:val="20"/>
        </w:rPr>
        <w:t xml:space="preserve">Smith, R. C, Baker, K. S, &amp; Dustan, P. (1981). Fluorometric Techniques For The Measurement Of Oceanic Chlorophyll In The Support Of Remote Sensing. UC San Diego: Scripps Institution of Oceanography. SIO Ref. 81-17. </w:t>
      </w:r>
      <w:hyperlink r:id="rId1" w:history="1">
        <w:r w:rsidRPr="00FF7A38">
          <w:rPr>
            <w:rStyle w:val="Lienhypertexte"/>
            <w:sz w:val="20"/>
            <w:szCs w:val="20"/>
          </w:rPr>
          <w:t>https://escholarship.org/uc/item/4k51f7p0</w:t>
        </w:r>
      </w:hyperlink>
    </w:p>
  </w:comment>
  <w:comment w:id="157" w:author="Craig Nelson" w:date="2026-08-12T18:28:00Z" w:initials="CN">
    <w:p w14:paraId="67A0F637" w14:textId="77777777" w:rsidR="00830826" w:rsidRDefault="00830826" w:rsidP="00830826">
      <w:r>
        <w:rPr>
          <w:rStyle w:val="Marquedecommentaire"/>
        </w:rPr>
        <w:annotationRef/>
      </w:r>
      <w:r>
        <w:rPr>
          <w:sz w:val="20"/>
          <w:szCs w:val="20"/>
        </w:rPr>
        <w:t>Did you do additional filtering before all analyses, or if you only did additional filtering before some analyses make sure they are reported below or in the respective figures.</w:t>
      </w:r>
    </w:p>
  </w:comment>
  <w:comment w:id="161" w:author="Craig Nelson" w:date="2026-08-12T18:29:00Z" w:initials="CN">
    <w:p w14:paraId="0CBFCA42" w14:textId="77777777" w:rsidR="00A57058" w:rsidRDefault="00A57058" w:rsidP="00A57058">
      <w:r>
        <w:rPr>
          <w:rStyle w:val="Marquedecommentaire"/>
        </w:rPr>
        <w:annotationRef/>
      </w:r>
      <w:r>
        <w:rPr>
          <w:sz w:val="20"/>
          <w:szCs w:val="20"/>
        </w:rPr>
        <w:t>Make this the first or the last sentence in this section 2.6</w:t>
      </w:r>
    </w:p>
    <w:p w14:paraId="354CAF52" w14:textId="77777777" w:rsidR="00A57058" w:rsidRDefault="00A57058" w:rsidP="00A57058"/>
  </w:comment>
  <w:comment w:id="163" w:author="Craig Nelson" w:date="2026-08-12T18:31:00Z" w:initials="CN">
    <w:p w14:paraId="56B9BE97" w14:textId="77777777" w:rsidR="00A57058" w:rsidRDefault="00A57058" w:rsidP="00A57058">
      <w:r>
        <w:rPr>
          <w:rStyle w:val="Marquedecommentaire"/>
        </w:rPr>
        <w:annotationRef/>
      </w:r>
      <w:r>
        <w:rPr>
          <w:sz w:val="20"/>
          <w:szCs w:val="20"/>
        </w:rPr>
        <w:t>Aside from the midnight DOC, which you reported discarded earlier, I am assuming this was usually just a few samples for any given variable.</w:t>
      </w:r>
    </w:p>
  </w:comment>
  <w:comment w:id="192" w:author="Keanu Rochette" w:date="2026-07-05T11:39:00Z" w:initials="KR">
    <w:p w14:paraId="23D04262" w14:textId="77777777" w:rsidR="005125EE" w:rsidRDefault="005125EE" w:rsidP="005125EE">
      <w:r>
        <w:rPr>
          <w:rStyle w:val="Marquedecommentaire"/>
        </w:rPr>
        <w:annotationRef/>
      </w:r>
      <w:r>
        <w:rPr>
          <w:sz w:val="20"/>
          <w:szCs w:val="20"/>
        </w:rPr>
        <w:t>Are these interacting in the model or summed?</w:t>
      </w:r>
    </w:p>
  </w:comment>
  <w:comment w:id="193" w:author="Keanu Rochette" w:date="2026-07-30T23:04:00Z" w:initials="KR">
    <w:p w14:paraId="064947CA" w14:textId="77777777" w:rsidR="00EB746F" w:rsidRDefault="00EB746F" w:rsidP="00EB746F">
      <w:r>
        <w:rPr>
          <w:rStyle w:val="Marquedecommentaire"/>
        </w:rPr>
        <w:annotationRef/>
      </w:r>
      <w:r>
        <w:rPr>
          <w:sz w:val="20"/>
          <w:szCs w:val="20"/>
        </w:rPr>
        <w:t>There are interacting : treatment*time</w:t>
      </w:r>
    </w:p>
  </w:comment>
  <w:comment w:id="197" w:author="Craig Nelson" w:date="2026-08-12T18:38:00Z" w:initials="CN">
    <w:p w14:paraId="0D3898C5" w14:textId="77777777" w:rsidR="00A57058" w:rsidRDefault="00A57058" w:rsidP="00A57058">
      <w:r>
        <w:rPr>
          <w:rStyle w:val="Marquedecommentaire"/>
        </w:rPr>
        <w:annotationRef/>
      </w:r>
      <w:r>
        <w:rPr>
          <w:sz w:val="20"/>
          <w:szCs w:val="20"/>
        </w:rPr>
        <w:t>confirm as.factor</w:t>
      </w:r>
    </w:p>
  </w:comment>
  <w:comment w:id="220" w:author="Craig Nelson" w:date="2026-08-12T18:45:00Z" w:initials="CN">
    <w:p w14:paraId="7D11D2D3" w14:textId="77777777" w:rsidR="00CD1D85" w:rsidRDefault="00CD1D85" w:rsidP="00CD1D85">
      <w:r>
        <w:rPr>
          <w:rStyle w:val="Marquedecommentaire"/>
        </w:rPr>
        <w:annotationRef/>
      </w:r>
      <w:r>
        <w:rPr>
          <w:sz w:val="20"/>
          <w:szCs w:val="20"/>
        </w:rPr>
        <w:t>Presumably you applied the prevalence filter before testing each genus, but I want to be sure.</w:t>
      </w:r>
    </w:p>
  </w:comment>
  <w:comment w:id="224" w:author="Keanu Rochette" w:date="2026-06-19T16:44:00Z" w:initials="KR">
    <w:p w14:paraId="544D19E3" w14:textId="77777777" w:rsidR="004A3DE3" w:rsidRDefault="004A3DE3" w:rsidP="004A3DE3">
      <w:r>
        <w:rPr>
          <w:rStyle w:val="Marquedecommentaire"/>
        </w:rPr>
        <w:annotationRef/>
      </w:r>
      <w:r>
        <w:rPr>
          <w:sz w:val="20"/>
          <w:szCs w:val="20"/>
        </w:rPr>
        <w:t xml:space="preserve">Fix citations from here down </w:t>
      </w:r>
    </w:p>
  </w:comment>
  <w:comment w:id="227" w:author="Keanu Rochette" w:date="2026-07-05T11:40:00Z" w:initials="KR">
    <w:p w14:paraId="775FA1A6" w14:textId="77777777" w:rsidR="004035A5" w:rsidRDefault="004035A5" w:rsidP="005125EE">
      <w:r>
        <w:rPr>
          <w:rStyle w:val="Marquedecommentaire"/>
        </w:rPr>
        <w:annotationRef/>
      </w:r>
      <w:r>
        <w:rPr>
          <w:sz w:val="20"/>
          <w:szCs w:val="20"/>
        </w:rPr>
        <w:t>I am assuming that this table gives at least the F and p for each of the 4 fixed effects in each parameter modeled (treatment, Timepoint, Treatment:Time, Flow rate). Ideally this table would also include post hoc results but those can be harder to display.</w:t>
      </w:r>
    </w:p>
  </w:comment>
  <w:comment w:id="228" w:author="Craig Nelson" w:date="2026-08-12T18:47:00Z" w:initials="CN">
    <w:p w14:paraId="7783608E" w14:textId="77777777" w:rsidR="00240A19" w:rsidRDefault="00240A19" w:rsidP="00240A19">
      <w:r>
        <w:rPr>
          <w:rStyle w:val="Marquedecommentaire"/>
        </w:rPr>
        <w:annotationRef/>
      </w:r>
      <w:r>
        <w:rPr>
          <w:sz w:val="20"/>
          <w:szCs w:val="20"/>
        </w:rPr>
        <w:t>I agree, but actually I don't think you need the second supplementary table, so I would just make this "Table 1" in your thesis so you don't have to deal with supplements (which can be hard to manage in theses).</w:t>
      </w:r>
    </w:p>
  </w:comment>
  <w:comment w:id="244" w:author="Craig Nelson" w:date="2026-08-12T19:24:00Z" w:initials="CN">
    <w:p w14:paraId="7CFD4206" w14:textId="77777777" w:rsidR="00375BEF" w:rsidRDefault="00375BEF" w:rsidP="00375BEF">
      <w:r>
        <w:rPr>
          <w:rStyle w:val="Marquedecommentaire"/>
        </w:rPr>
        <w:annotationRef/>
      </w:r>
      <w:r>
        <w:rPr>
          <w:sz w:val="20"/>
          <w:szCs w:val="20"/>
        </w:rPr>
        <w:t xml:space="preserve">While I can tell that you are fond of your violin plots, we just don't have enough data points to use them without them being distracting. I would use traditional points and box plots. If you want to stick with the violine plots please add in the points in black (not yellow) and use methods to smooth the violins (geom_violin(adjust = 0.5)) and make them equal width (geom_violin(scale = "width") </w:t>
      </w:r>
    </w:p>
  </w:comment>
  <w:comment w:id="247" w:author="Craig Nelson" w:date="2026-08-12T18:57:00Z" w:initials="CN">
    <w:p w14:paraId="66CD3DDA" w14:textId="77777777" w:rsidR="00D25324" w:rsidRDefault="00D25324" w:rsidP="00D25324">
      <w:r>
        <w:rPr>
          <w:rStyle w:val="Marquedecommentaire"/>
        </w:rPr>
        <w:annotationRef/>
      </w:r>
      <w:r>
        <w:rPr>
          <w:sz w:val="20"/>
          <w:szCs w:val="20"/>
        </w:rPr>
        <w:t>I think you should add DOC to the fDOM plot</w:t>
      </w:r>
    </w:p>
  </w:comment>
  <w:comment w:id="254" w:author="Craig Nelson" w:date="2026-08-12T19:19:00Z" w:initials="CN">
    <w:p w14:paraId="2E278957" w14:textId="77777777" w:rsidR="00375BEF" w:rsidRDefault="00375BEF" w:rsidP="00375BEF">
      <w:r>
        <w:rPr>
          <w:rStyle w:val="Marquedecommentaire"/>
        </w:rPr>
        <w:annotationRef/>
      </w:r>
      <w:r>
        <w:rPr>
          <w:sz w:val="20"/>
          <w:szCs w:val="20"/>
        </w:rPr>
        <w:t>I think if the ANOVA is not significant you can't run the post hoc test. Fulvic acid is not indicated to be significant in the prior sentences.</w:t>
      </w:r>
    </w:p>
  </w:comment>
  <w:comment w:id="256" w:author="Craig Nelson" w:date="2026-08-12T19:26:00Z" w:initials="CN">
    <w:p w14:paraId="0FE4F06A" w14:textId="77777777" w:rsidR="00375BEF" w:rsidRDefault="00375BEF" w:rsidP="00375BEF">
      <w:r>
        <w:rPr>
          <w:rStyle w:val="Marquedecommentaire"/>
        </w:rPr>
        <w:annotationRef/>
      </w:r>
      <w:r>
        <w:rPr>
          <w:sz w:val="20"/>
          <w:szCs w:val="20"/>
        </w:rPr>
        <w:t>remember FI is not fulvic acid. You said FI was significant in the ANOVA but didn't indicate if Dunnet's was significant in the text.</w:t>
      </w:r>
    </w:p>
  </w:comment>
  <w:comment w:id="262" w:author="Craig Nelson" w:date="2026-08-12T19:27:00Z" w:initials="CN">
    <w:p w14:paraId="1391B96C" w14:textId="77777777" w:rsidR="00375BEF" w:rsidRDefault="00375BEF" w:rsidP="00375BEF">
      <w:r>
        <w:rPr>
          <w:rStyle w:val="Marquedecommentaire"/>
        </w:rPr>
        <w:annotationRef/>
      </w:r>
      <w:r>
        <w:rPr>
          <w:sz w:val="20"/>
          <w:szCs w:val="20"/>
        </w:rPr>
        <w:t>Lets leave the graphs of picoeuks off this figure?</w:t>
      </w:r>
    </w:p>
  </w:comment>
  <w:comment w:id="268" w:author="Craig Nelson" w:date="2026-08-12T19:30:00Z" w:initials="CN">
    <w:p w14:paraId="2CE4014C" w14:textId="77777777" w:rsidR="006815D5" w:rsidRDefault="006815D5" w:rsidP="006815D5">
      <w:r>
        <w:rPr>
          <w:rStyle w:val="Marquedecommentaire"/>
        </w:rPr>
        <w:annotationRef/>
      </w:r>
      <w:r>
        <w:rPr>
          <w:sz w:val="20"/>
          <w:szCs w:val="20"/>
        </w:rPr>
        <w:t>These need to be labeled on the figure.</w:t>
      </w:r>
    </w:p>
  </w:comment>
  <w:comment w:id="267" w:author="Craig Nelson" w:date="2026-08-12T19:35:00Z" w:initials="CN">
    <w:p w14:paraId="3327D6D5" w14:textId="77777777" w:rsidR="006815D5" w:rsidRDefault="006815D5" w:rsidP="006815D5">
      <w:r>
        <w:rPr>
          <w:rStyle w:val="Marquedecommentaire"/>
        </w:rPr>
        <w:annotationRef/>
      </w:r>
      <w:r>
        <w:rPr>
          <w:sz w:val="20"/>
          <w:szCs w:val="20"/>
        </w:rPr>
        <w:t>You need to add 3 pie charts giving the mean relative abundance (not z-score) of taxa in each of the three modules (averaging across all samples).</w:t>
      </w:r>
    </w:p>
  </w:comment>
  <w:comment w:id="291" w:author="Keanu Rochette" w:date="2026-08-03T23:13:00Z" w:initials="KR">
    <w:p w14:paraId="2D620A13" w14:textId="77777777" w:rsidR="003040B6" w:rsidRDefault="003040B6" w:rsidP="003040B6">
      <w:r>
        <w:rPr>
          <w:rStyle w:val="Marquedecommentaire"/>
        </w:rPr>
        <w:annotationRef/>
      </w:r>
      <w:r>
        <w:rPr>
          <w:sz w:val="20"/>
          <w:szCs w:val="20"/>
        </w:rPr>
        <w:t>Add section about results of OTU models and Genus models and how they are different</w:t>
      </w:r>
    </w:p>
  </w:comment>
  <w:comment w:id="292" w:author="Craig Nelson" w:date="2026-08-12T19:37:00Z" w:initials="CN">
    <w:p w14:paraId="49B4FD89" w14:textId="77777777" w:rsidR="006815D5" w:rsidRDefault="006815D5" w:rsidP="006815D5">
      <w:r>
        <w:rPr>
          <w:rStyle w:val="Marquedecommentaire"/>
        </w:rPr>
        <w:annotationRef/>
      </w:r>
      <w:r>
        <w:rPr>
          <w:sz w:val="20"/>
          <w:szCs w:val="20"/>
        </w:rPr>
        <w:t>Have a small table for these significant results.</w:t>
      </w:r>
    </w:p>
  </w:comment>
  <w:comment w:id="294" w:author="Craig Nelson" w:date="2026-08-12T19:40:00Z" w:initials="CN">
    <w:p w14:paraId="1ABBEA21" w14:textId="77777777" w:rsidR="00554A34" w:rsidRDefault="00554A34" w:rsidP="00554A34">
      <w:r>
        <w:rPr>
          <w:rStyle w:val="Marquedecommentaire"/>
        </w:rPr>
        <w:annotationRef/>
      </w:r>
      <w:r>
        <w:rPr>
          <w:sz w:val="20"/>
          <w:szCs w:val="20"/>
        </w:rPr>
        <w:t>Add the analogous information for the taxa in Module B that were significantly enriched relative to the control.</w:t>
      </w:r>
    </w:p>
  </w:comment>
  <w:comment w:id="301" w:author="Craig Nelson" w:date="2026-08-12T20:20:00Z" w:initials="CN">
    <w:p w14:paraId="3A9715F3" w14:textId="77777777" w:rsidR="00F6278E" w:rsidRDefault="00F6278E" w:rsidP="00F6278E">
      <w:r>
        <w:rPr>
          <w:rStyle w:val="Marquedecommentaire"/>
        </w:rPr>
        <w:annotationRef/>
      </w:r>
      <w:r>
        <w:rPr>
          <w:sz w:val="20"/>
          <w:szCs w:val="20"/>
        </w:rPr>
        <w:t>I don't see any discussion about your observation of the nitrate drawdown by the macroalgae. While this doesn't have a lot to do with organics and microbialization, it does mean a lot to reef function if macroalgae suck up all of the nutrients and starve the rest of the reef. Worth discussing. Nyssa can help you as she has been thinking about this.</w:t>
      </w:r>
    </w:p>
  </w:comment>
  <w:comment w:id="307" w:author="Craig Nelson" w:date="2026-08-12T19:55:00Z" w:initials="CN">
    <w:p w14:paraId="391E244A" w14:textId="77777777" w:rsidR="00610666" w:rsidRDefault="00610666" w:rsidP="00610666">
      <w:r>
        <w:rPr>
          <w:rStyle w:val="Marquedecommentaire"/>
        </w:rPr>
        <w:annotationRef/>
      </w:r>
      <w:r>
        <w:rPr>
          <w:sz w:val="20"/>
          <w:szCs w:val="20"/>
        </w:rPr>
        <w:t>I think I get what you are doing here: you are trying to contrast the variability associated with diel dynamics and the variability associated with treatment effects. This can be done quantitatively just by comparing the F statistics in your table: if the treatment F is consistently larger than the time F across multiple measurements (or types of measurements) then you can state quantitatively that the treatment effects are bigger than the diel effects. This is a valuable discussion point becuase we do know that reefs have strong diel dynamics so it frames the phase shift as having a relatively "big" impact on the water column parameters. I think you will find that the temporal variation is much larger than the treatment effect, which is also interesting, but argues that your treatment effect is "subtle" relative to the wide diel swings in reefs.</w:t>
      </w:r>
    </w:p>
  </w:comment>
  <w:comment w:id="315" w:author="Craig Nelson" w:date="2026-08-12T20:07:00Z" w:initials="CN">
    <w:p w14:paraId="51BEB215" w14:textId="77777777" w:rsidR="00895EF6" w:rsidRDefault="00895EF6" w:rsidP="00895EF6">
      <w:r>
        <w:rPr>
          <w:rStyle w:val="Marquedecommentaire"/>
        </w:rPr>
        <w:annotationRef/>
      </w:r>
      <w:r>
        <w:rPr>
          <w:sz w:val="20"/>
          <w:szCs w:val="20"/>
        </w:rPr>
        <w:t>This gets pretty broad, and should probably be moved elsewhere (maybe toward the end).</w:t>
      </w:r>
    </w:p>
  </w:comment>
  <w:comment w:id="332" w:author="Craig Nelson" w:date="2026-08-12T20:11:00Z" w:initials="CN">
    <w:p w14:paraId="0416DBDD" w14:textId="77777777" w:rsidR="00366C8C" w:rsidRDefault="00366C8C" w:rsidP="00366C8C">
      <w:r>
        <w:rPr>
          <w:rStyle w:val="Marquedecommentaire"/>
        </w:rPr>
        <w:annotationRef/>
      </w:r>
      <w:r>
        <w:rPr>
          <w:sz w:val="20"/>
          <w:szCs w:val="20"/>
        </w:rPr>
        <w:t>I think that Sparagon et al showed some of these same families enriched on the exudates from bleaching corals. Will you check that and modify to include that idea?</w:t>
      </w:r>
    </w:p>
  </w:comment>
  <w:comment w:id="333" w:author="Craig Nelson" w:date="2026-08-12T20:18:00Z" w:initials="CN">
    <w:p w14:paraId="5337E905" w14:textId="77777777" w:rsidR="00366C8C" w:rsidRDefault="00366C8C" w:rsidP="00366C8C">
      <w:r>
        <w:rPr>
          <w:rStyle w:val="Marquedecommentaire"/>
        </w:rPr>
        <w:annotationRef/>
      </w:r>
      <w:r>
        <w:rPr>
          <w:sz w:val="20"/>
          <w:szCs w:val="20"/>
        </w:rPr>
        <w:t>At Reef Futures Amy Apprill was pitching this idea that we could monitor the microbial composition of reefs and tell if they were "healthy". Of course that is sort of unrealistic and it depends on flow and mixing, but I think here you can add a paragraph about how your results support and contribute to this idea. I recommend you review the following papers that are recent and bring these ideas back into the concept of reefs. This can go here and again in your conclusion as you see fit.</w:t>
      </w:r>
    </w:p>
    <w:p w14:paraId="22F33C8F" w14:textId="77777777" w:rsidR="00366C8C" w:rsidRDefault="00366C8C" w:rsidP="00366C8C"/>
    <w:p w14:paraId="68670852" w14:textId="77777777" w:rsidR="00366C8C" w:rsidRDefault="00366C8C" w:rsidP="00366C8C">
      <w:r>
        <w:rPr>
          <w:sz w:val="20"/>
          <w:szCs w:val="20"/>
        </w:rPr>
        <w:t>Apprill, A., and J. L. Salerno. 2025. Reef water microorganisms as diagnostic indicators for coral reef ecosystem management and sustainability. Cell Reports Sustainability 2. doi:10.1016/j.crsus.2025.100403</w:t>
      </w:r>
    </w:p>
    <w:p w14:paraId="53B731D7" w14:textId="77777777" w:rsidR="00366C8C" w:rsidRDefault="00366C8C" w:rsidP="00366C8C"/>
    <w:p w14:paraId="35FFEF34" w14:textId="77777777" w:rsidR="00366C8C" w:rsidRDefault="00366C8C" w:rsidP="00366C8C">
      <w:r>
        <w:rPr>
          <w:sz w:val="20"/>
          <w:szCs w:val="20"/>
        </w:rPr>
        <w:t>Glasl, B., D. G. Bourne, P. R. Frade, T. Thomas, B. Schaffelke, and N. S. Webster. 2019. Microbial indicators of environmental perturbations in coral reef ecosystems. Microbiome 7: 94. doi:10.1186/s40168-019-0705-7</w:t>
      </w:r>
    </w:p>
    <w:p w14:paraId="36887F86" w14:textId="77777777" w:rsidR="00366C8C" w:rsidRDefault="00366C8C" w:rsidP="00366C8C"/>
    <w:p w14:paraId="2D910528" w14:textId="77777777" w:rsidR="00366C8C" w:rsidRDefault="00366C8C" w:rsidP="00366C8C">
      <w:r>
        <w:rPr>
          <w:sz w:val="20"/>
          <w:szCs w:val="20"/>
        </w:rPr>
        <w:t>Terzin, M., P. W. Laffy, S. Robbins, Y. K. Yeoh, P. R. Frade, B. Glasl, N. S. Webster, and D. G. Bourne. 2024. The road forward to incorporate seawater microbes in predictive reef monitoring. Environmental Microbiome 19: 5. doi:10.1186/s40793-023-00543-4</w:t>
      </w:r>
    </w:p>
    <w:p w14:paraId="2F7FA254" w14:textId="77777777" w:rsidR="00366C8C" w:rsidRDefault="00366C8C" w:rsidP="00366C8C"/>
    <w:p w14:paraId="4E833F57" w14:textId="77777777" w:rsidR="00366C8C" w:rsidRDefault="00366C8C" w:rsidP="00366C8C"/>
    <w:p w14:paraId="1C21C9BE" w14:textId="77777777" w:rsidR="00366C8C" w:rsidRDefault="00366C8C" w:rsidP="00366C8C">
      <w:r>
        <w:rPr>
          <w:sz w:val="20"/>
          <w:szCs w:val="20"/>
        </w:rPr>
        <w:t>Robbins, S. and others. 2026. The planktonic microbiome of the Great Barrier Reef. Nature 1–10. doi:10.1038/s41586-026-10778-z</w:t>
      </w:r>
    </w:p>
    <w:p w14:paraId="57454F65" w14:textId="77777777" w:rsidR="00366C8C" w:rsidRDefault="00366C8C" w:rsidP="00366C8C"/>
    <w:p w14:paraId="48000279" w14:textId="77777777" w:rsidR="00366C8C" w:rsidRDefault="00366C8C" w:rsidP="00366C8C"/>
  </w:comment>
  <w:comment w:id="383" w:author="Keanu Rochette" w:date="2026-08-03T23:42:00Z" w:initials="KR">
    <w:p w14:paraId="45BF33C0" w14:textId="77777777" w:rsidR="00A71D9A" w:rsidRDefault="00A71D9A" w:rsidP="00A71D9A">
      <w:r>
        <w:rPr>
          <w:rStyle w:val="Marquedecommentaire"/>
        </w:rPr>
        <w:annotationRef/>
      </w:r>
      <w:r>
        <w:rPr>
          <w:sz w:val="20"/>
          <w:szCs w:val="20"/>
        </w:rPr>
        <w:t>See Additional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260988" w15:done="0"/>
  <w15:commentEx w15:paraId="27B30E47" w15:done="0"/>
  <w15:commentEx w15:paraId="23886053" w15:done="1"/>
  <w15:commentEx w15:paraId="3C0CC03C" w15:done="0"/>
  <w15:commentEx w15:paraId="3E68EF32" w15:paraIdParent="3C0CC03C" w15:done="0"/>
  <w15:commentEx w15:paraId="39E80651" w15:done="0"/>
  <w15:commentEx w15:paraId="527BA23D" w15:done="0"/>
  <w15:commentEx w15:paraId="6D70F06F" w15:done="0"/>
  <w15:commentEx w15:paraId="37805787" w15:done="0"/>
  <w15:commentEx w15:paraId="0500C7A8" w15:done="0"/>
  <w15:commentEx w15:paraId="37DE6026" w15:done="0"/>
  <w15:commentEx w15:paraId="05CC5792" w15:done="0"/>
  <w15:commentEx w15:paraId="70FB810B" w15:done="0"/>
  <w15:commentEx w15:paraId="79DEF6B4" w15:done="0"/>
  <w15:commentEx w15:paraId="2F1AA805" w15:done="0"/>
  <w15:commentEx w15:paraId="23319FC5" w15:done="0"/>
  <w15:commentEx w15:paraId="401138D6" w15:done="0"/>
  <w15:commentEx w15:paraId="02D1BD28" w15:done="0"/>
  <w15:commentEx w15:paraId="55BB3387" w15:done="0"/>
  <w15:commentEx w15:paraId="55632E82" w15:done="0"/>
  <w15:commentEx w15:paraId="67267CDA" w15:done="0"/>
  <w15:commentEx w15:paraId="134F60D3" w15:done="0"/>
  <w15:commentEx w15:paraId="56E4C03C" w15:paraIdParent="134F60D3" w15:done="0"/>
  <w15:commentEx w15:paraId="67A0F637" w15:done="0"/>
  <w15:commentEx w15:paraId="354CAF52" w15:done="0"/>
  <w15:commentEx w15:paraId="56B9BE97" w15:done="0"/>
  <w15:commentEx w15:paraId="23D04262" w15:done="0"/>
  <w15:commentEx w15:paraId="064947CA" w15:paraIdParent="23D04262" w15:done="0"/>
  <w15:commentEx w15:paraId="0D3898C5" w15:done="0"/>
  <w15:commentEx w15:paraId="7D11D2D3" w15:done="0"/>
  <w15:commentEx w15:paraId="544D19E3" w15:done="0"/>
  <w15:commentEx w15:paraId="775FA1A6" w15:done="0"/>
  <w15:commentEx w15:paraId="7783608E" w15:paraIdParent="775FA1A6" w15:done="0"/>
  <w15:commentEx w15:paraId="7CFD4206" w15:done="0"/>
  <w15:commentEx w15:paraId="66CD3DDA" w15:done="0"/>
  <w15:commentEx w15:paraId="2E278957" w15:done="0"/>
  <w15:commentEx w15:paraId="0FE4F06A" w15:done="0"/>
  <w15:commentEx w15:paraId="1391B96C" w15:done="0"/>
  <w15:commentEx w15:paraId="2CE4014C" w15:done="0"/>
  <w15:commentEx w15:paraId="3327D6D5" w15:done="0"/>
  <w15:commentEx w15:paraId="2D620A13" w15:done="0"/>
  <w15:commentEx w15:paraId="49B4FD89" w15:done="0"/>
  <w15:commentEx w15:paraId="1ABBEA21" w15:done="0"/>
  <w15:commentEx w15:paraId="3A9715F3" w15:done="0"/>
  <w15:commentEx w15:paraId="391E244A" w15:done="0"/>
  <w15:commentEx w15:paraId="51BEB215" w15:done="0"/>
  <w15:commentEx w15:paraId="0416DBDD" w15:done="0"/>
  <w15:commentEx w15:paraId="48000279" w15:done="0"/>
  <w15:commentEx w15:paraId="45BF33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3D8C54" w16cex:dateUtc="2026-08-13T02:59:00Z"/>
  <w16cex:commentExtensible w16cex:durableId="084E835B" w16cex:dateUtc="2026-08-13T03:00:00Z"/>
  <w16cex:commentExtensible w16cex:durableId="208DA3DF" w16cex:dateUtc="2026-08-04T11:24:00Z"/>
  <w16cex:commentExtensible w16cex:durableId="1171B200" w16cex:dateUtc="2026-08-04T11:19:00Z"/>
  <w16cex:commentExtensible w16cex:durableId="750B4DCF" w16cex:dateUtc="2026-08-13T03:20:00Z"/>
  <w16cex:commentExtensible w16cex:durableId="6A9D2C51" w16cex:dateUtc="2026-08-13T03:20:00Z"/>
  <w16cex:commentExtensible w16cex:durableId="66153E7E" w16cex:dateUtc="2026-08-13T03:21:00Z"/>
  <w16cex:commentExtensible w16cex:durableId="0F18A8ED" w16cex:dateUtc="2026-08-13T03:23:00Z"/>
  <w16cex:commentExtensible w16cex:durableId="1A76CE41" w16cex:dateUtc="2026-08-13T03:25:00Z"/>
  <w16cex:commentExtensible w16cex:durableId="1E26B3CF" w16cex:dateUtc="2026-08-13T03:26:00Z"/>
  <w16cex:commentExtensible w16cex:durableId="3DB460B4" w16cex:dateUtc="2026-08-13T03:31:00Z"/>
  <w16cex:commentExtensible w16cex:durableId="2D68E9FC" w16cex:dateUtc="2026-08-13T03:46:00Z"/>
  <w16cex:commentExtensible w16cex:durableId="106BB4D2" w16cex:dateUtc="2026-06-20T02:23:00Z"/>
  <w16cex:commentExtensible w16cex:durableId="15487C60" w16cex:dateUtc="2026-08-13T03:49:00Z"/>
  <w16cex:commentExtensible w16cex:durableId="056693FD" w16cex:dateUtc="2026-06-20T02:27:00Z"/>
  <w16cex:commentExtensible w16cex:durableId="410A1CC3" w16cex:dateUtc="2026-08-13T03:50:00Z"/>
  <w16cex:commentExtensible w16cex:durableId="7351D53C" w16cex:dateUtc="2026-08-13T04:08:00Z"/>
  <w16cex:commentExtensible w16cex:durableId="2BA6BCFB" w16cex:dateUtc="2026-08-13T04:09:00Z"/>
  <w16cex:commentExtensible w16cex:durableId="4DF953B1" w16cex:dateUtc="2026-07-05T21:34:00Z"/>
  <w16cex:commentExtensible w16cex:durableId="34BEF22E" w16cex:dateUtc="2026-08-13T04:18:00Z"/>
  <w16cex:commentExtensible w16cex:durableId="2635DFC9" w16cex:dateUtc="2026-08-13T04:18:00Z"/>
  <w16cex:commentExtensible w16cex:durableId="06E21134" w16cex:dateUtc="2026-07-05T21:35:00Z"/>
  <w16cex:commentExtensible w16cex:durableId="5922D951" w16cex:dateUtc="2026-08-13T04:23:00Z"/>
  <w16cex:commentExtensible w16cex:durableId="081CA475" w16cex:dateUtc="2026-08-13T04:28:00Z"/>
  <w16cex:commentExtensible w16cex:durableId="6FF9D9F4" w16cex:dateUtc="2026-08-13T04:29:00Z"/>
  <w16cex:commentExtensible w16cex:durableId="4298D8D8" w16cex:dateUtc="2026-08-13T04:31:00Z"/>
  <w16cex:commentExtensible w16cex:durableId="1AE8076D" w16cex:dateUtc="2026-07-05T21:39:00Z"/>
  <w16cex:commentExtensible w16cex:durableId="0A7EEFD9" w16cex:dateUtc="2026-07-31T09:04:00Z"/>
  <w16cex:commentExtensible w16cex:durableId="023C176C" w16cex:dateUtc="2026-08-13T04:38:00Z"/>
  <w16cex:commentExtensible w16cex:durableId="754D5D07" w16cex:dateUtc="2026-08-13T04:45:00Z"/>
  <w16cex:commentExtensible w16cex:durableId="0DEA5B8C" w16cex:dateUtc="2026-06-20T02:44:00Z"/>
  <w16cex:commentExtensible w16cex:durableId="3C92579F" w16cex:dateUtc="2026-07-05T21:40:00Z"/>
  <w16cex:commentExtensible w16cex:durableId="7AA72887" w16cex:dateUtc="2026-08-13T04:47:00Z"/>
  <w16cex:commentExtensible w16cex:durableId="77367F90" w16cex:dateUtc="2026-08-13T05:24:00Z"/>
  <w16cex:commentExtensible w16cex:durableId="47AC58AA" w16cex:dateUtc="2026-08-13T04:57:00Z"/>
  <w16cex:commentExtensible w16cex:durableId="2E0E46B9" w16cex:dateUtc="2026-08-13T05:19:00Z"/>
  <w16cex:commentExtensible w16cex:durableId="47B8848A" w16cex:dateUtc="2026-08-13T05:26:00Z"/>
  <w16cex:commentExtensible w16cex:durableId="38EBF6F2" w16cex:dateUtc="2026-08-13T05:27:00Z"/>
  <w16cex:commentExtensible w16cex:durableId="3A237F6D" w16cex:dateUtc="2026-08-13T05:30:00Z"/>
  <w16cex:commentExtensible w16cex:durableId="727DD0F6" w16cex:dateUtc="2026-08-13T05:35:00Z"/>
  <w16cex:commentExtensible w16cex:durableId="5A6589DA" w16cex:dateUtc="2026-08-04T09:13:00Z"/>
  <w16cex:commentExtensible w16cex:durableId="7EBF3EBB" w16cex:dateUtc="2026-08-13T05:37:00Z"/>
  <w16cex:commentExtensible w16cex:durableId="3D1DB8E9" w16cex:dateUtc="2026-08-13T05:40:00Z"/>
  <w16cex:commentExtensible w16cex:durableId="7BED4D2E" w16cex:dateUtc="2026-08-13T06:20:00Z"/>
  <w16cex:commentExtensible w16cex:durableId="72353255" w16cex:dateUtc="2026-08-13T05:55:00Z"/>
  <w16cex:commentExtensible w16cex:durableId="5474DF36" w16cex:dateUtc="2026-08-13T06:07:00Z"/>
  <w16cex:commentExtensible w16cex:durableId="2C7D723F" w16cex:dateUtc="2026-08-13T06:11:00Z"/>
  <w16cex:commentExtensible w16cex:durableId="36A5773A" w16cex:dateUtc="2026-08-13T06:18:00Z"/>
  <w16cex:commentExtensible w16cex:durableId="6B4AD9F0" w16cex:dateUtc="2026-08-04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260988" w16cid:durableId="3F3D8C54"/>
  <w16cid:commentId w16cid:paraId="27B30E47" w16cid:durableId="084E835B"/>
  <w16cid:commentId w16cid:paraId="23886053" w16cid:durableId="208DA3DF"/>
  <w16cid:commentId w16cid:paraId="3C0CC03C" w16cid:durableId="1171B200"/>
  <w16cid:commentId w16cid:paraId="3E68EF32" w16cid:durableId="750B4DCF"/>
  <w16cid:commentId w16cid:paraId="39E80651" w16cid:durableId="6A9D2C51"/>
  <w16cid:commentId w16cid:paraId="527BA23D" w16cid:durableId="66153E7E"/>
  <w16cid:commentId w16cid:paraId="6D70F06F" w16cid:durableId="0F18A8ED"/>
  <w16cid:commentId w16cid:paraId="37805787" w16cid:durableId="1A76CE41"/>
  <w16cid:commentId w16cid:paraId="0500C7A8" w16cid:durableId="1E26B3CF"/>
  <w16cid:commentId w16cid:paraId="37DE6026" w16cid:durableId="3DB460B4"/>
  <w16cid:commentId w16cid:paraId="05CC5792" w16cid:durableId="2D68E9FC"/>
  <w16cid:commentId w16cid:paraId="70FB810B" w16cid:durableId="106BB4D2"/>
  <w16cid:commentId w16cid:paraId="79DEF6B4" w16cid:durableId="15487C60"/>
  <w16cid:commentId w16cid:paraId="2F1AA805" w16cid:durableId="056693FD"/>
  <w16cid:commentId w16cid:paraId="23319FC5" w16cid:durableId="410A1CC3"/>
  <w16cid:commentId w16cid:paraId="401138D6" w16cid:durableId="7351D53C"/>
  <w16cid:commentId w16cid:paraId="02D1BD28" w16cid:durableId="2BA6BCFB"/>
  <w16cid:commentId w16cid:paraId="55BB3387" w16cid:durableId="4DF953B1"/>
  <w16cid:commentId w16cid:paraId="55632E82" w16cid:durableId="34BEF22E"/>
  <w16cid:commentId w16cid:paraId="67267CDA" w16cid:durableId="2635DFC9"/>
  <w16cid:commentId w16cid:paraId="134F60D3" w16cid:durableId="06E21134"/>
  <w16cid:commentId w16cid:paraId="56E4C03C" w16cid:durableId="5922D951"/>
  <w16cid:commentId w16cid:paraId="67A0F637" w16cid:durableId="081CA475"/>
  <w16cid:commentId w16cid:paraId="354CAF52" w16cid:durableId="6FF9D9F4"/>
  <w16cid:commentId w16cid:paraId="56B9BE97" w16cid:durableId="4298D8D8"/>
  <w16cid:commentId w16cid:paraId="23D04262" w16cid:durableId="1AE8076D"/>
  <w16cid:commentId w16cid:paraId="064947CA" w16cid:durableId="0A7EEFD9"/>
  <w16cid:commentId w16cid:paraId="0D3898C5" w16cid:durableId="023C176C"/>
  <w16cid:commentId w16cid:paraId="7D11D2D3" w16cid:durableId="754D5D07"/>
  <w16cid:commentId w16cid:paraId="544D19E3" w16cid:durableId="0DEA5B8C"/>
  <w16cid:commentId w16cid:paraId="775FA1A6" w16cid:durableId="3C92579F"/>
  <w16cid:commentId w16cid:paraId="7783608E" w16cid:durableId="7AA72887"/>
  <w16cid:commentId w16cid:paraId="7CFD4206" w16cid:durableId="77367F90"/>
  <w16cid:commentId w16cid:paraId="66CD3DDA" w16cid:durableId="47AC58AA"/>
  <w16cid:commentId w16cid:paraId="2E278957" w16cid:durableId="2E0E46B9"/>
  <w16cid:commentId w16cid:paraId="0FE4F06A" w16cid:durableId="47B8848A"/>
  <w16cid:commentId w16cid:paraId="1391B96C" w16cid:durableId="38EBF6F2"/>
  <w16cid:commentId w16cid:paraId="2CE4014C" w16cid:durableId="3A237F6D"/>
  <w16cid:commentId w16cid:paraId="3327D6D5" w16cid:durableId="727DD0F6"/>
  <w16cid:commentId w16cid:paraId="2D620A13" w16cid:durableId="5A6589DA"/>
  <w16cid:commentId w16cid:paraId="49B4FD89" w16cid:durableId="7EBF3EBB"/>
  <w16cid:commentId w16cid:paraId="1ABBEA21" w16cid:durableId="3D1DB8E9"/>
  <w16cid:commentId w16cid:paraId="3A9715F3" w16cid:durableId="7BED4D2E"/>
  <w16cid:commentId w16cid:paraId="391E244A" w16cid:durableId="72353255"/>
  <w16cid:commentId w16cid:paraId="51BEB215" w16cid:durableId="5474DF36"/>
  <w16cid:commentId w16cid:paraId="0416DBDD" w16cid:durableId="2C7D723F"/>
  <w16cid:commentId w16cid:paraId="48000279" w16cid:durableId="36A5773A"/>
  <w16cid:commentId w16cid:paraId="45BF33C0" w16cid:durableId="6B4AD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FE8665" w14:textId="77777777" w:rsidR="00916DA9" w:rsidRDefault="00916DA9" w:rsidP="0037287D">
      <w:pPr>
        <w:spacing w:after="0" w:line="240" w:lineRule="auto"/>
      </w:pPr>
      <w:r>
        <w:separator/>
      </w:r>
    </w:p>
  </w:endnote>
  <w:endnote w:type="continuationSeparator" w:id="0">
    <w:p w14:paraId="736DF81F" w14:textId="77777777" w:rsidR="00916DA9" w:rsidRDefault="00916DA9" w:rsidP="0037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3516573"/>
      <w:docPartObj>
        <w:docPartGallery w:val="Page Numbers (Bottom of Page)"/>
        <w:docPartUnique/>
      </w:docPartObj>
    </w:sdtPr>
    <w:sdtContent>
      <w:p w14:paraId="6B629A11" w14:textId="3D42080B" w:rsidR="0037287D" w:rsidRDefault="0037287D"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B40434B" w14:textId="77777777" w:rsidR="0037287D" w:rsidRDefault="0037287D" w:rsidP="001E71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72257113"/>
      <w:docPartObj>
        <w:docPartGallery w:val="Page Numbers (Bottom of Page)"/>
        <w:docPartUnique/>
      </w:docPartObj>
    </w:sdtPr>
    <w:sdtContent>
      <w:p w14:paraId="7F53C40D" w14:textId="7B03688A" w:rsidR="0037287D" w:rsidRDefault="0037287D" w:rsidP="00790BA1">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1A851A6F" w14:textId="77777777" w:rsidR="0037287D" w:rsidRDefault="0037287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83626975"/>
      <w:docPartObj>
        <w:docPartGallery w:val="Page Numbers (Bottom of Page)"/>
        <w:docPartUnique/>
      </w:docPartObj>
    </w:sdtPr>
    <w:sdtContent>
      <w:p w14:paraId="72E40473" w14:textId="77777777" w:rsidR="001E71FC" w:rsidRDefault="001E71FC"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308BA5DE" w14:textId="77777777" w:rsidR="001E71FC" w:rsidRDefault="001E71FC" w:rsidP="001E71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CC520" w14:textId="77777777" w:rsidR="00916DA9" w:rsidRDefault="00916DA9" w:rsidP="0037287D">
      <w:pPr>
        <w:spacing w:after="0" w:line="240" w:lineRule="auto"/>
      </w:pPr>
      <w:r>
        <w:separator/>
      </w:r>
    </w:p>
  </w:footnote>
  <w:footnote w:type="continuationSeparator" w:id="0">
    <w:p w14:paraId="72327375" w14:textId="77777777" w:rsidR="00916DA9" w:rsidRDefault="00916DA9" w:rsidP="00372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5C4A2E"/>
    <w:multiLevelType w:val="multilevel"/>
    <w:tmpl w:val="5C9C6926"/>
    <w:lvl w:ilvl="0">
      <w:start w:val="1"/>
      <w:numFmt w:val="decimal"/>
      <w:pStyle w:val="Titre1"/>
      <w:lvlText w:val="%1."/>
      <w:lvlJc w:val="left"/>
      <w:pPr>
        <w:ind w:left="0" w:firstLine="0"/>
      </w:pPr>
      <w:rPr>
        <w:rFonts w:hint="default"/>
      </w:rPr>
    </w:lvl>
    <w:lvl w:ilvl="1">
      <w:start w:val="1"/>
      <w:numFmt w:val="decimal"/>
      <w:pStyle w:val="Titre2"/>
      <w:lvlText w:val="%1.%2."/>
      <w:lvlJc w:val="left"/>
      <w:pPr>
        <w:ind w:left="397" w:hanging="37"/>
      </w:pPr>
      <w:rPr>
        <w:rFonts w:hint="default"/>
      </w:rPr>
    </w:lvl>
    <w:lvl w:ilvl="2">
      <w:start w:val="1"/>
      <w:numFmt w:val="decimal"/>
      <w:pStyle w:val="Titre3"/>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44639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raig Nelson">
    <w15:presenceInfo w15:providerId="Windows Live" w15:userId="fbe3e2e5fa07db5e"/>
  </w15:person>
  <w15:person w15:author="Keanu Rochette">
    <w15:presenceInfo w15:providerId="Windows Live" w15:userId="33b8be1005d527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1"/>
    <w:rsid w:val="00001117"/>
    <w:rsid w:val="0005001D"/>
    <w:rsid w:val="000507B9"/>
    <w:rsid w:val="00052D42"/>
    <w:rsid w:val="00055C22"/>
    <w:rsid w:val="00057AE0"/>
    <w:rsid w:val="00061013"/>
    <w:rsid w:val="00072870"/>
    <w:rsid w:val="000A157B"/>
    <w:rsid w:val="000B6B00"/>
    <w:rsid w:val="0011443B"/>
    <w:rsid w:val="0013065B"/>
    <w:rsid w:val="00136BF9"/>
    <w:rsid w:val="0019099B"/>
    <w:rsid w:val="001E71FC"/>
    <w:rsid w:val="00200FAC"/>
    <w:rsid w:val="00220A48"/>
    <w:rsid w:val="00227E96"/>
    <w:rsid w:val="00230647"/>
    <w:rsid w:val="00236BE6"/>
    <w:rsid w:val="00240A19"/>
    <w:rsid w:val="00264C75"/>
    <w:rsid w:val="0028661D"/>
    <w:rsid w:val="002C6AEE"/>
    <w:rsid w:val="002F644A"/>
    <w:rsid w:val="002F7748"/>
    <w:rsid w:val="003040B6"/>
    <w:rsid w:val="003275B7"/>
    <w:rsid w:val="0033566F"/>
    <w:rsid w:val="00366C8C"/>
    <w:rsid w:val="0037287D"/>
    <w:rsid w:val="00375BEF"/>
    <w:rsid w:val="00380F8C"/>
    <w:rsid w:val="0038138A"/>
    <w:rsid w:val="003C1715"/>
    <w:rsid w:val="003E6901"/>
    <w:rsid w:val="003F18D5"/>
    <w:rsid w:val="004035A5"/>
    <w:rsid w:val="0043448B"/>
    <w:rsid w:val="00446AAF"/>
    <w:rsid w:val="00453D29"/>
    <w:rsid w:val="004A2DE1"/>
    <w:rsid w:val="004A3DE3"/>
    <w:rsid w:val="004D0DFC"/>
    <w:rsid w:val="005125EE"/>
    <w:rsid w:val="00514EB7"/>
    <w:rsid w:val="005379CC"/>
    <w:rsid w:val="00554A34"/>
    <w:rsid w:val="00571577"/>
    <w:rsid w:val="005B19E0"/>
    <w:rsid w:val="005C0BB0"/>
    <w:rsid w:val="005C506D"/>
    <w:rsid w:val="005D7646"/>
    <w:rsid w:val="005E4574"/>
    <w:rsid w:val="005F3C48"/>
    <w:rsid w:val="006013D8"/>
    <w:rsid w:val="00610666"/>
    <w:rsid w:val="006113FB"/>
    <w:rsid w:val="00680163"/>
    <w:rsid w:val="006815D5"/>
    <w:rsid w:val="006B584E"/>
    <w:rsid w:val="006B7430"/>
    <w:rsid w:val="007170D8"/>
    <w:rsid w:val="007333AB"/>
    <w:rsid w:val="00767C2E"/>
    <w:rsid w:val="007938AA"/>
    <w:rsid w:val="00794641"/>
    <w:rsid w:val="007B3F19"/>
    <w:rsid w:val="007B68A6"/>
    <w:rsid w:val="00830826"/>
    <w:rsid w:val="008523E2"/>
    <w:rsid w:val="00895EF6"/>
    <w:rsid w:val="00896A7E"/>
    <w:rsid w:val="008B02BA"/>
    <w:rsid w:val="008C00BD"/>
    <w:rsid w:val="00916DA9"/>
    <w:rsid w:val="00934F70"/>
    <w:rsid w:val="00942223"/>
    <w:rsid w:val="0094279E"/>
    <w:rsid w:val="009A55A5"/>
    <w:rsid w:val="009C66B5"/>
    <w:rsid w:val="009D2535"/>
    <w:rsid w:val="009F2600"/>
    <w:rsid w:val="00A106A1"/>
    <w:rsid w:val="00A50186"/>
    <w:rsid w:val="00A57058"/>
    <w:rsid w:val="00A71D9A"/>
    <w:rsid w:val="00A84398"/>
    <w:rsid w:val="00AC57EB"/>
    <w:rsid w:val="00AD0853"/>
    <w:rsid w:val="00AD25AD"/>
    <w:rsid w:val="00AE0DC9"/>
    <w:rsid w:val="00AE6065"/>
    <w:rsid w:val="00B17216"/>
    <w:rsid w:val="00B250A0"/>
    <w:rsid w:val="00B60634"/>
    <w:rsid w:val="00BA033D"/>
    <w:rsid w:val="00BC483F"/>
    <w:rsid w:val="00BF6E3B"/>
    <w:rsid w:val="00C12BAF"/>
    <w:rsid w:val="00C979E2"/>
    <w:rsid w:val="00CD1D85"/>
    <w:rsid w:val="00D01DAF"/>
    <w:rsid w:val="00D20A7D"/>
    <w:rsid w:val="00D25324"/>
    <w:rsid w:val="00D34D21"/>
    <w:rsid w:val="00D36B2C"/>
    <w:rsid w:val="00D4188F"/>
    <w:rsid w:val="00D45BB6"/>
    <w:rsid w:val="00D60AC0"/>
    <w:rsid w:val="00DA1A5E"/>
    <w:rsid w:val="00DA4808"/>
    <w:rsid w:val="00E430AF"/>
    <w:rsid w:val="00E51D13"/>
    <w:rsid w:val="00E70975"/>
    <w:rsid w:val="00E71264"/>
    <w:rsid w:val="00E8437B"/>
    <w:rsid w:val="00EA6829"/>
    <w:rsid w:val="00EB746F"/>
    <w:rsid w:val="00ED1536"/>
    <w:rsid w:val="00EF5C60"/>
    <w:rsid w:val="00F0557B"/>
    <w:rsid w:val="00F07DCF"/>
    <w:rsid w:val="00F3089A"/>
    <w:rsid w:val="00F3107C"/>
    <w:rsid w:val="00F554F4"/>
    <w:rsid w:val="00F6278E"/>
    <w:rsid w:val="00F70BA6"/>
    <w:rsid w:val="00FA3C7C"/>
    <w:rsid w:val="00FB0BBE"/>
    <w:rsid w:val="00FB25FB"/>
    <w:rsid w:val="00FD1301"/>
    <w:rsid w:val="00FF1900"/>
    <w:rsid w:val="00FF7632"/>
  </w:rsids>
  <m:mathPr>
    <m:mathFont m:val="Cambria Math"/>
    <m:brkBin m:val="before"/>
    <m:brkBinSub m:val="--"/>
    <m:smallFrac m:val="0"/>
    <m:dispDef/>
    <m:lMargin m:val="0"/>
    <m:rMargin m:val="0"/>
    <m:defJc m:val="centerGroup"/>
    <m:wrapIndent m:val="1440"/>
    <m:intLim m:val="subSup"/>
    <m:naryLim m:val="undOvr"/>
  </m:mathPr>
  <w:themeFontLang w:val="fr-PF"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7D16"/>
  <w15:chartTrackingRefBased/>
  <w15:docId w15:val="{6B7C2F0C-2A4C-C44C-BAFA-BBDDE271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PF"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06A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06A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06A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06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06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06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6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6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6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6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6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6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6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6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6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6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6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6A1"/>
    <w:rPr>
      <w:rFonts w:eastAsiaTheme="majorEastAsia" w:cstheme="majorBidi"/>
      <w:color w:val="272727" w:themeColor="text1" w:themeTint="D8"/>
    </w:rPr>
  </w:style>
  <w:style w:type="paragraph" w:styleId="Titre">
    <w:name w:val="Title"/>
    <w:basedOn w:val="Normal"/>
    <w:next w:val="Normal"/>
    <w:link w:val="TitreCar"/>
    <w:uiPriority w:val="10"/>
    <w:qFormat/>
    <w:rsid w:val="00A1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6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6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6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6A1"/>
    <w:pPr>
      <w:spacing w:before="160"/>
      <w:jc w:val="center"/>
    </w:pPr>
    <w:rPr>
      <w:i/>
      <w:iCs/>
      <w:color w:val="404040" w:themeColor="text1" w:themeTint="BF"/>
    </w:rPr>
  </w:style>
  <w:style w:type="character" w:customStyle="1" w:styleId="CitationCar">
    <w:name w:val="Citation Car"/>
    <w:basedOn w:val="Policepardfaut"/>
    <w:link w:val="Citation"/>
    <w:uiPriority w:val="29"/>
    <w:rsid w:val="00A106A1"/>
    <w:rPr>
      <w:i/>
      <w:iCs/>
      <w:color w:val="404040" w:themeColor="text1" w:themeTint="BF"/>
    </w:rPr>
  </w:style>
  <w:style w:type="paragraph" w:styleId="Paragraphedeliste">
    <w:name w:val="List Paragraph"/>
    <w:basedOn w:val="Normal"/>
    <w:uiPriority w:val="34"/>
    <w:qFormat/>
    <w:rsid w:val="00A106A1"/>
    <w:pPr>
      <w:ind w:left="720"/>
      <w:contextualSpacing/>
    </w:pPr>
  </w:style>
  <w:style w:type="character" w:styleId="Accentuationintense">
    <w:name w:val="Intense Emphasis"/>
    <w:basedOn w:val="Policepardfaut"/>
    <w:uiPriority w:val="21"/>
    <w:qFormat/>
    <w:rsid w:val="00A106A1"/>
    <w:rPr>
      <w:i/>
      <w:iCs/>
      <w:color w:val="0F4761" w:themeColor="accent1" w:themeShade="BF"/>
    </w:rPr>
  </w:style>
  <w:style w:type="paragraph" w:styleId="Citationintense">
    <w:name w:val="Intense Quote"/>
    <w:basedOn w:val="Normal"/>
    <w:next w:val="Normal"/>
    <w:link w:val="CitationintenseCar"/>
    <w:uiPriority w:val="30"/>
    <w:qFormat/>
    <w:rsid w:val="00A1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06A1"/>
    <w:rPr>
      <w:i/>
      <w:iCs/>
      <w:color w:val="0F4761" w:themeColor="accent1" w:themeShade="BF"/>
    </w:rPr>
  </w:style>
  <w:style w:type="character" w:styleId="Rfrenceintense">
    <w:name w:val="Intense Reference"/>
    <w:basedOn w:val="Policepardfaut"/>
    <w:uiPriority w:val="32"/>
    <w:qFormat/>
    <w:rsid w:val="00A106A1"/>
    <w:rPr>
      <w:b/>
      <w:bCs/>
      <w:smallCaps/>
      <w:color w:val="0F4761" w:themeColor="accent1" w:themeShade="BF"/>
      <w:spacing w:val="5"/>
    </w:rPr>
  </w:style>
  <w:style w:type="paragraph" w:styleId="En-ttedetabledesmatires">
    <w:name w:val="TOC Heading"/>
    <w:basedOn w:val="Titre1"/>
    <w:next w:val="Normal"/>
    <w:uiPriority w:val="39"/>
    <w:unhideWhenUsed/>
    <w:qFormat/>
    <w:rsid w:val="0037287D"/>
    <w:pPr>
      <w:spacing w:before="480" w:after="0" w:line="276" w:lineRule="auto"/>
      <w:outlineLvl w:val="9"/>
    </w:pPr>
    <w:rPr>
      <w:b/>
      <w:bCs/>
      <w:kern w:val="0"/>
      <w:sz w:val="28"/>
      <w:szCs w:val="28"/>
      <w14:ligatures w14:val="none"/>
    </w:rPr>
  </w:style>
  <w:style w:type="paragraph" w:styleId="TM1">
    <w:name w:val="toc 1"/>
    <w:basedOn w:val="Normal"/>
    <w:next w:val="Normal"/>
    <w:autoRedefine/>
    <w:uiPriority w:val="39"/>
    <w:unhideWhenUsed/>
    <w:rsid w:val="0037287D"/>
    <w:pPr>
      <w:spacing w:before="120" w:after="120"/>
    </w:pPr>
    <w:rPr>
      <w:b/>
      <w:bCs/>
      <w:caps/>
      <w:sz w:val="20"/>
      <w:szCs w:val="20"/>
    </w:rPr>
  </w:style>
  <w:style w:type="character" w:styleId="Lienhypertexte">
    <w:name w:val="Hyperlink"/>
    <w:basedOn w:val="Policepardfaut"/>
    <w:uiPriority w:val="99"/>
    <w:unhideWhenUsed/>
    <w:rsid w:val="0037287D"/>
    <w:rPr>
      <w:color w:val="467886" w:themeColor="hyperlink"/>
      <w:u w:val="single"/>
    </w:rPr>
  </w:style>
  <w:style w:type="paragraph" w:styleId="TM2">
    <w:name w:val="toc 2"/>
    <w:basedOn w:val="Normal"/>
    <w:next w:val="Normal"/>
    <w:autoRedefine/>
    <w:uiPriority w:val="39"/>
    <w:unhideWhenUsed/>
    <w:rsid w:val="0037287D"/>
    <w:pPr>
      <w:spacing w:after="0"/>
      <w:ind w:left="240"/>
    </w:pPr>
    <w:rPr>
      <w:smallCaps/>
      <w:sz w:val="20"/>
      <w:szCs w:val="20"/>
    </w:rPr>
  </w:style>
  <w:style w:type="paragraph" w:styleId="TM3">
    <w:name w:val="toc 3"/>
    <w:basedOn w:val="Normal"/>
    <w:next w:val="Normal"/>
    <w:autoRedefine/>
    <w:uiPriority w:val="39"/>
    <w:unhideWhenUsed/>
    <w:rsid w:val="0037287D"/>
    <w:pPr>
      <w:spacing w:after="0"/>
      <w:ind w:left="480"/>
    </w:pPr>
    <w:rPr>
      <w:i/>
      <w:iCs/>
      <w:sz w:val="20"/>
      <w:szCs w:val="20"/>
    </w:rPr>
  </w:style>
  <w:style w:type="paragraph" w:styleId="TM4">
    <w:name w:val="toc 4"/>
    <w:basedOn w:val="Normal"/>
    <w:next w:val="Normal"/>
    <w:autoRedefine/>
    <w:uiPriority w:val="39"/>
    <w:unhideWhenUsed/>
    <w:rsid w:val="0037287D"/>
    <w:pPr>
      <w:spacing w:after="0"/>
      <w:ind w:left="720"/>
    </w:pPr>
    <w:rPr>
      <w:sz w:val="18"/>
      <w:szCs w:val="18"/>
    </w:rPr>
  </w:style>
  <w:style w:type="paragraph" w:styleId="TM5">
    <w:name w:val="toc 5"/>
    <w:basedOn w:val="Normal"/>
    <w:next w:val="Normal"/>
    <w:autoRedefine/>
    <w:uiPriority w:val="39"/>
    <w:unhideWhenUsed/>
    <w:rsid w:val="0037287D"/>
    <w:pPr>
      <w:spacing w:after="0"/>
      <w:ind w:left="960"/>
    </w:pPr>
    <w:rPr>
      <w:sz w:val="18"/>
      <w:szCs w:val="18"/>
    </w:rPr>
  </w:style>
  <w:style w:type="paragraph" w:styleId="TM6">
    <w:name w:val="toc 6"/>
    <w:basedOn w:val="Normal"/>
    <w:next w:val="Normal"/>
    <w:autoRedefine/>
    <w:uiPriority w:val="39"/>
    <w:unhideWhenUsed/>
    <w:rsid w:val="0037287D"/>
    <w:pPr>
      <w:spacing w:after="0"/>
      <w:ind w:left="1200"/>
    </w:pPr>
    <w:rPr>
      <w:sz w:val="18"/>
      <w:szCs w:val="18"/>
    </w:rPr>
  </w:style>
  <w:style w:type="paragraph" w:styleId="TM7">
    <w:name w:val="toc 7"/>
    <w:basedOn w:val="Normal"/>
    <w:next w:val="Normal"/>
    <w:autoRedefine/>
    <w:uiPriority w:val="39"/>
    <w:unhideWhenUsed/>
    <w:rsid w:val="0037287D"/>
    <w:pPr>
      <w:spacing w:after="0"/>
      <w:ind w:left="1440"/>
    </w:pPr>
    <w:rPr>
      <w:sz w:val="18"/>
      <w:szCs w:val="18"/>
    </w:rPr>
  </w:style>
  <w:style w:type="paragraph" w:styleId="TM8">
    <w:name w:val="toc 8"/>
    <w:basedOn w:val="Normal"/>
    <w:next w:val="Normal"/>
    <w:autoRedefine/>
    <w:uiPriority w:val="39"/>
    <w:unhideWhenUsed/>
    <w:rsid w:val="0037287D"/>
    <w:pPr>
      <w:spacing w:after="0"/>
      <w:ind w:left="1680"/>
    </w:pPr>
    <w:rPr>
      <w:sz w:val="18"/>
      <w:szCs w:val="18"/>
    </w:rPr>
  </w:style>
  <w:style w:type="paragraph" w:styleId="TM9">
    <w:name w:val="toc 9"/>
    <w:basedOn w:val="Normal"/>
    <w:next w:val="Normal"/>
    <w:autoRedefine/>
    <w:uiPriority w:val="39"/>
    <w:unhideWhenUsed/>
    <w:rsid w:val="0037287D"/>
    <w:pPr>
      <w:spacing w:after="0"/>
      <w:ind w:left="1920"/>
    </w:pPr>
    <w:rPr>
      <w:sz w:val="18"/>
      <w:szCs w:val="18"/>
    </w:rPr>
  </w:style>
  <w:style w:type="paragraph" w:styleId="Pieddepage">
    <w:name w:val="footer"/>
    <w:basedOn w:val="Normal"/>
    <w:link w:val="PieddepageCar"/>
    <w:uiPriority w:val="99"/>
    <w:unhideWhenUsed/>
    <w:rsid w:val="0037287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7287D"/>
  </w:style>
  <w:style w:type="character" w:styleId="Numrodepage">
    <w:name w:val="page number"/>
    <w:basedOn w:val="Policepardfaut"/>
    <w:uiPriority w:val="99"/>
    <w:semiHidden/>
    <w:unhideWhenUsed/>
    <w:rsid w:val="0037287D"/>
  </w:style>
  <w:style w:type="paragraph" w:styleId="En-tte">
    <w:name w:val="header"/>
    <w:basedOn w:val="Normal"/>
    <w:link w:val="En-tteCar"/>
    <w:uiPriority w:val="99"/>
    <w:unhideWhenUsed/>
    <w:rsid w:val="001E71FC"/>
    <w:pPr>
      <w:tabs>
        <w:tab w:val="center" w:pos="4513"/>
        <w:tab w:val="right" w:pos="9026"/>
      </w:tabs>
      <w:spacing w:after="0" w:line="240" w:lineRule="auto"/>
    </w:pPr>
  </w:style>
  <w:style w:type="character" w:customStyle="1" w:styleId="En-tteCar">
    <w:name w:val="En-tête Car"/>
    <w:basedOn w:val="Policepardfaut"/>
    <w:link w:val="En-tte"/>
    <w:uiPriority w:val="99"/>
    <w:rsid w:val="001E71FC"/>
  </w:style>
  <w:style w:type="paragraph" w:styleId="Lgende">
    <w:name w:val="caption"/>
    <w:basedOn w:val="Normal"/>
    <w:next w:val="Normal"/>
    <w:uiPriority w:val="35"/>
    <w:unhideWhenUsed/>
    <w:qFormat/>
    <w:rsid w:val="00934F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2C6AEE"/>
    <w:pPr>
      <w:spacing w:after="0"/>
      <w:ind w:left="480" w:hanging="480"/>
    </w:pPr>
    <w:rPr>
      <w:smallCaps/>
      <w:sz w:val="20"/>
      <w:szCs w:val="20"/>
    </w:rPr>
  </w:style>
  <w:style w:type="paragraph" w:customStyle="1" w:styleId="Pre-TOC">
    <w:name w:val="Pre-TOC"/>
    <w:basedOn w:val="Titre"/>
    <w:qFormat/>
    <w:rsid w:val="00D34D21"/>
    <w:pPr>
      <w:spacing w:line="360" w:lineRule="auto"/>
    </w:pPr>
    <w:rPr>
      <w:rFonts w:ascii="Helvetica" w:hAnsi="Helvetica"/>
      <w:color w:val="000000" w:themeColor="text1"/>
    </w:rPr>
  </w:style>
  <w:style w:type="character" w:styleId="Marquedecommentaire">
    <w:name w:val="annotation reference"/>
    <w:basedOn w:val="Policepardfaut"/>
    <w:uiPriority w:val="99"/>
    <w:semiHidden/>
    <w:unhideWhenUsed/>
    <w:rsid w:val="007B68A6"/>
    <w:rPr>
      <w:sz w:val="16"/>
      <w:szCs w:val="16"/>
    </w:rPr>
  </w:style>
  <w:style w:type="paragraph" w:styleId="Commentaire">
    <w:name w:val="annotation text"/>
    <w:basedOn w:val="Normal"/>
    <w:link w:val="CommentaireCar"/>
    <w:uiPriority w:val="99"/>
    <w:semiHidden/>
    <w:unhideWhenUsed/>
    <w:rsid w:val="007B68A6"/>
    <w:pPr>
      <w:spacing w:line="240" w:lineRule="auto"/>
    </w:pPr>
    <w:rPr>
      <w:sz w:val="20"/>
      <w:szCs w:val="20"/>
    </w:rPr>
  </w:style>
  <w:style w:type="character" w:customStyle="1" w:styleId="CommentaireCar">
    <w:name w:val="Commentaire Car"/>
    <w:basedOn w:val="Policepardfaut"/>
    <w:link w:val="Commentaire"/>
    <w:uiPriority w:val="99"/>
    <w:semiHidden/>
    <w:rsid w:val="007B68A6"/>
    <w:rPr>
      <w:sz w:val="20"/>
      <w:szCs w:val="20"/>
    </w:rPr>
  </w:style>
  <w:style w:type="paragraph" w:styleId="Objetducommentaire">
    <w:name w:val="annotation subject"/>
    <w:basedOn w:val="Commentaire"/>
    <w:next w:val="Commentaire"/>
    <w:link w:val="ObjetducommentaireCar"/>
    <w:uiPriority w:val="99"/>
    <w:semiHidden/>
    <w:unhideWhenUsed/>
    <w:rsid w:val="007B68A6"/>
    <w:rPr>
      <w:b/>
      <w:bCs/>
    </w:rPr>
  </w:style>
  <w:style w:type="character" w:customStyle="1" w:styleId="ObjetducommentaireCar">
    <w:name w:val="Objet du commentaire Car"/>
    <w:basedOn w:val="CommentaireCar"/>
    <w:link w:val="Objetducommentaire"/>
    <w:uiPriority w:val="99"/>
    <w:semiHidden/>
    <w:rsid w:val="007B68A6"/>
    <w:rPr>
      <w:b/>
      <w:bCs/>
      <w:sz w:val="20"/>
      <w:szCs w:val="20"/>
    </w:rPr>
  </w:style>
  <w:style w:type="paragraph" w:styleId="Bibliographie">
    <w:name w:val="Bibliography"/>
    <w:basedOn w:val="Normal"/>
    <w:next w:val="Normal"/>
    <w:uiPriority w:val="37"/>
    <w:unhideWhenUsed/>
    <w:rsid w:val="00FF1900"/>
    <w:pPr>
      <w:spacing w:after="0" w:line="480" w:lineRule="auto"/>
      <w:ind w:left="720" w:hanging="720"/>
    </w:pPr>
  </w:style>
  <w:style w:type="paragraph" w:customStyle="1" w:styleId="msonormal0">
    <w:name w:val="msonormal"/>
    <w:basedOn w:val="Normal"/>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edelespacerserv">
    <w:name w:val="Placeholder Text"/>
    <w:basedOn w:val="Policepardfaut"/>
    <w:uiPriority w:val="99"/>
    <w:semiHidden/>
    <w:rsid w:val="00896A7E"/>
    <w:rPr>
      <w:color w:val="666666"/>
    </w:rPr>
  </w:style>
  <w:style w:type="paragraph" w:styleId="Rvision">
    <w:name w:val="Revision"/>
    <w:hidden/>
    <w:uiPriority w:val="99"/>
    <w:semiHidden/>
    <w:rsid w:val="00055C22"/>
    <w:pPr>
      <w:spacing w:after="0" w:line="240" w:lineRule="auto"/>
    </w:pPr>
  </w:style>
  <w:style w:type="character" w:styleId="Mentionnonrsolue">
    <w:name w:val="Unresolved Mention"/>
    <w:basedOn w:val="Policepardfaut"/>
    <w:uiPriority w:val="99"/>
    <w:semiHidden/>
    <w:unhideWhenUsed/>
    <w:rsid w:val="00830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holarship.org/uc/item/4k51f7p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94F8-D351-194B-B31C-D4C924E40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50</Pages>
  <Words>56575</Words>
  <Characters>311165</Characters>
  <Application>Microsoft Office Word</Application>
  <DocSecurity>0</DocSecurity>
  <Lines>2593</Lines>
  <Paragraphs>734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Keanu Rochette</dc:creator>
  <cp:keywords/>
  <dc:description/>
  <cp:lastModifiedBy>Keanu Rochette</cp:lastModifiedBy>
  <cp:revision>5</cp:revision>
  <dcterms:created xsi:type="dcterms:W3CDTF">2026-08-13T04:45:00Z</dcterms:created>
  <dcterms:modified xsi:type="dcterms:W3CDTF">2026-08-14T01:15:00Z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id="2HvLiKVo"/&gt;&lt;style id="http://www.zotero.org/styles/apa" locale="en-US" hasBibliography="1" bibliographyStyleHasBeenSet="1"/&gt;&lt;prefs&gt;&lt;pref name="fieldType" value="Field"/&gt;&lt;pref name="delayCitationUp</vt:lpwstr>
  </property>
  <property fmtid="{D5CDD505-2E9C-101B-9397-08002B2CF9AE}" pid="3" name="ZOTERO_PREF_2">
    <vt:lpwstr>dates" value="true"/&gt;&lt;pref name="dontAskDelayCitationUpdates" value="true"/&gt;&lt;/prefs&gt;&lt;/data&gt;</vt:lpwstr>
  </property>
</Properties>
</file>